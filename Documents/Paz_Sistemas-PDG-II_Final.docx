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EAF6A2" w14:textId="418305ED" w:rsidR="00AB38F0" w:rsidRDefault="00AB38F0" w:rsidP="00470388">
      <w:pPr>
        <w:pStyle w:val="Ttulo1"/>
        <w:ind w:firstLine="709"/>
      </w:pPr>
      <w:bookmarkStart w:id="0" w:name="_Toc26362614"/>
      <w:bookmarkStart w:id="1" w:name="_Toc25072684"/>
      <w:bookmarkStart w:id="2" w:name="_Toc26965925"/>
      <w:r w:rsidRPr="00AB38F0">
        <w:rPr>
          <w:noProof/>
        </w:rPr>
        <w:drawing>
          <wp:anchor distT="0" distB="0" distL="114300" distR="114300" simplePos="0" relativeHeight="251713536" behindDoc="0" locked="0" layoutInCell="1" allowOverlap="1" wp14:anchorId="4864F0C3" wp14:editId="0E6E88CE">
            <wp:simplePos x="0" y="0"/>
            <wp:positionH relativeFrom="margin">
              <wp:align>center</wp:align>
            </wp:positionH>
            <wp:positionV relativeFrom="paragraph">
              <wp:posOffset>608</wp:posOffset>
            </wp:positionV>
            <wp:extent cx="1502410" cy="466725"/>
            <wp:effectExtent l="0" t="0" r="254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606"/>
                    <a:stretch/>
                  </pic:blipFill>
                  <pic:spPr bwMode="auto">
                    <a:xfrm>
                      <a:off x="0" y="0"/>
                      <a:ext cx="1502410" cy="46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2"/>
    </w:p>
    <w:p w14:paraId="63830BC7" w14:textId="4EDD3182" w:rsidR="00AB38F0" w:rsidRPr="00AB38F0" w:rsidRDefault="00AB38F0" w:rsidP="00470388">
      <w:pPr>
        <w:jc w:val="center"/>
        <w:rPr>
          <w:rFonts w:cs="Segoe UI"/>
          <w:szCs w:val="24"/>
        </w:rPr>
      </w:pPr>
      <w:r w:rsidRPr="00AB38F0">
        <w:rPr>
          <w:rFonts w:cs="Segoe UI"/>
          <w:szCs w:val="24"/>
        </w:rPr>
        <w:t>FACULTAD DE INGENIERÍA</w:t>
      </w:r>
    </w:p>
    <w:p w14:paraId="6A640C3D" w14:textId="67120AEF" w:rsidR="00AB38F0" w:rsidRPr="00AB38F0" w:rsidRDefault="00AB38F0" w:rsidP="00470388">
      <w:pPr>
        <w:jc w:val="center"/>
        <w:rPr>
          <w:rFonts w:cs="Segoe UI"/>
          <w:szCs w:val="24"/>
        </w:rPr>
      </w:pPr>
      <w:r w:rsidRPr="00AB38F0">
        <w:rPr>
          <w:rFonts w:cs="Segoe UI"/>
          <w:szCs w:val="24"/>
        </w:rPr>
        <w:t>PROGRAMA DE INGENIERÍA DE SISTEMAS</w:t>
      </w:r>
    </w:p>
    <w:p w14:paraId="12076291" w14:textId="77777777" w:rsidR="00AB38F0" w:rsidRPr="00AB38F0" w:rsidRDefault="00AB38F0" w:rsidP="00470388">
      <w:pPr>
        <w:jc w:val="center"/>
        <w:rPr>
          <w:rFonts w:cs="Segoe UI"/>
          <w:szCs w:val="24"/>
        </w:rPr>
      </w:pPr>
      <w:r w:rsidRPr="00AB38F0">
        <w:rPr>
          <w:rFonts w:cs="Segoe UI"/>
          <w:szCs w:val="24"/>
        </w:rPr>
        <w:t>DEPARTAMENTO DE TECNOLOGÍAS DE</w:t>
      </w:r>
    </w:p>
    <w:p w14:paraId="759B0D3F" w14:textId="2BB9D380" w:rsidR="00AB38F0" w:rsidRPr="00AB38F0" w:rsidRDefault="00AB38F0" w:rsidP="00470388">
      <w:pPr>
        <w:jc w:val="center"/>
        <w:rPr>
          <w:rFonts w:cs="Segoe UI"/>
          <w:szCs w:val="24"/>
        </w:rPr>
      </w:pPr>
      <w:r w:rsidRPr="00AB38F0">
        <w:rPr>
          <w:rFonts w:cs="Segoe UI"/>
          <w:szCs w:val="24"/>
        </w:rPr>
        <w:t>INFORMACIÓN Y TELECOMUNICACIONES</w:t>
      </w:r>
    </w:p>
    <w:p w14:paraId="12F39830" w14:textId="1B9DAF4E" w:rsidR="00AB38F0" w:rsidRPr="00AB38F0" w:rsidRDefault="00AB38F0" w:rsidP="00470388">
      <w:pPr>
        <w:jc w:val="center"/>
        <w:rPr>
          <w:rFonts w:cs="Segoe UI"/>
          <w:szCs w:val="24"/>
        </w:rPr>
      </w:pPr>
    </w:p>
    <w:p w14:paraId="0B5B129D" w14:textId="77777777" w:rsidR="00AB38F0" w:rsidRPr="00AB38F0" w:rsidRDefault="00AB38F0" w:rsidP="00470388">
      <w:pPr>
        <w:jc w:val="center"/>
        <w:rPr>
          <w:rFonts w:cs="Segoe UI"/>
          <w:szCs w:val="24"/>
        </w:rPr>
      </w:pPr>
    </w:p>
    <w:p w14:paraId="0DCE217C" w14:textId="77777777" w:rsidR="00470388" w:rsidRPr="00470388" w:rsidRDefault="00AB38F0" w:rsidP="00470388">
      <w:pPr>
        <w:jc w:val="center"/>
        <w:rPr>
          <w:rFonts w:eastAsia="ArialMT" w:cs="Segoe UI"/>
          <w:color w:val="000000"/>
          <w:szCs w:val="24"/>
          <w:lang w:val="es-ES" w:eastAsia="en-US"/>
        </w:rPr>
      </w:pPr>
      <w:r w:rsidRPr="00AB38F0">
        <w:rPr>
          <w:rFonts w:eastAsia="ArialMT" w:cs="Segoe UI"/>
          <w:color w:val="000000"/>
          <w:szCs w:val="24"/>
          <w:lang w:val="es-ES" w:eastAsia="en-US"/>
        </w:rPr>
        <w:t>PROYECTO DE GRADO</w:t>
      </w:r>
    </w:p>
    <w:p w14:paraId="327241D3" w14:textId="7BC07081" w:rsidR="006C4356" w:rsidRPr="00470388" w:rsidRDefault="00470388" w:rsidP="00470388">
      <w:pPr>
        <w:jc w:val="center"/>
        <w:rPr>
          <w:rFonts w:cs="Segoe UI"/>
          <w:b/>
          <w:bCs/>
          <w:szCs w:val="24"/>
        </w:rPr>
      </w:pPr>
      <w:r w:rsidRPr="00470388">
        <w:rPr>
          <w:rFonts w:cs="Segoe UI"/>
          <w:b/>
          <w:bCs/>
          <w:szCs w:val="24"/>
        </w:rPr>
        <w:t>MODELAMIENTO DE LA PER</w:t>
      </w:r>
      <w:bookmarkStart w:id="3" w:name="_Hlk2802621"/>
      <w:bookmarkEnd w:id="3"/>
      <w:r w:rsidRPr="00470388">
        <w:rPr>
          <w:rFonts w:cs="Segoe UI"/>
          <w:b/>
          <w:bCs/>
          <w:szCs w:val="24"/>
        </w:rPr>
        <w:t>CEPCIÓN DEL PULSO EN LA MÚSICA SALSA</w:t>
      </w:r>
      <w:bookmarkEnd w:id="1"/>
    </w:p>
    <w:p w14:paraId="6454036F" w14:textId="77777777" w:rsidR="00E80F48" w:rsidRPr="00470388" w:rsidRDefault="00E80F48" w:rsidP="00470388">
      <w:pPr>
        <w:spacing w:before="240" w:after="240" w:line="400" w:lineRule="exact"/>
        <w:jc w:val="center"/>
        <w:rPr>
          <w:rFonts w:cs="Segoe UI"/>
          <w:szCs w:val="24"/>
        </w:rPr>
      </w:pPr>
    </w:p>
    <w:p w14:paraId="5E6FC327" w14:textId="3CA6747B" w:rsidR="00E80F48" w:rsidRPr="00AB38F0" w:rsidRDefault="00AB38F0" w:rsidP="00470388">
      <w:pPr>
        <w:spacing w:before="240" w:after="240" w:line="400" w:lineRule="exact"/>
        <w:jc w:val="center"/>
        <w:rPr>
          <w:rFonts w:cs="Segoe UI"/>
          <w:szCs w:val="24"/>
        </w:rPr>
      </w:pPr>
      <w:r w:rsidRPr="00AB38F0">
        <w:rPr>
          <w:rFonts w:cs="Segoe UI"/>
          <w:szCs w:val="24"/>
        </w:rPr>
        <w:t>INTEGRANTE</w:t>
      </w:r>
    </w:p>
    <w:p w14:paraId="009E9633" w14:textId="24BA6F83" w:rsidR="00E80F48" w:rsidRPr="00AB38F0" w:rsidRDefault="00AB38F0" w:rsidP="00470388">
      <w:pPr>
        <w:spacing w:line="440" w:lineRule="exact"/>
        <w:jc w:val="center"/>
        <w:rPr>
          <w:rFonts w:cs="Segoe UI"/>
          <w:szCs w:val="24"/>
        </w:rPr>
      </w:pPr>
      <w:r w:rsidRPr="00AB38F0">
        <w:rPr>
          <w:rFonts w:cs="Segoe UI"/>
          <w:szCs w:val="24"/>
        </w:rPr>
        <w:t>JESÚS HERNANDO PAZ BOLAÑOS</w:t>
      </w:r>
    </w:p>
    <w:p w14:paraId="0ECA42BE" w14:textId="77777777" w:rsidR="00470388" w:rsidRPr="00AB38F0" w:rsidRDefault="00470388" w:rsidP="00470388">
      <w:pPr>
        <w:spacing w:before="240" w:after="240" w:line="400" w:lineRule="exact"/>
        <w:jc w:val="center"/>
        <w:rPr>
          <w:rFonts w:cs="Segoe UI"/>
          <w:szCs w:val="24"/>
        </w:rPr>
      </w:pPr>
    </w:p>
    <w:p w14:paraId="7D6CA7C9" w14:textId="45A678B0" w:rsidR="00E80F48" w:rsidRPr="00AB38F0" w:rsidRDefault="00AB38F0" w:rsidP="00470388">
      <w:pPr>
        <w:spacing w:before="240" w:after="240" w:line="400" w:lineRule="exact"/>
        <w:jc w:val="center"/>
        <w:rPr>
          <w:rFonts w:cs="Segoe UI"/>
          <w:szCs w:val="24"/>
        </w:rPr>
      </w:pPr>
      <w:r w:rsidRPr="00AB38F0">
        <w:rPr>
          <w:rFonts w:cs="Segoe UI"/>
          <w:szCs w:val="24"/>
        </w:rPr>
        <w:t>DIRIGID</w:t>
      </w:r>
      <w:r w:rsidR="001934AC">
        <w:rPr>
          <w:rFonts w:cs="Segoe UI"/>
          <w:szCs w:val="24"/>
        </w:rPr>
        <w:t>O</w:t>
      </w:r>
      <w:r w:rsidRPr="00AB38F0">
        <w:rPr>
          <w:rFonts w:cs="Segoe UI"/>
          <w:szCs w:val="24"/>
        </w:rPr>
        <w:t xml:space="preserve"> POR</w:t>
      </w:r>
    </w:p>
    <w:p w14:paraId="4BA34719" w14:textId="6448468B" w:rsidR="00AB38F0" w:rsidRPr="00AB38F0" w:rsidRDefault="00AB38F0" w:rsidP="00470388">
      <w:pPr>
        <w:pStyle w:val="Default"/>
        <w:jc w:val="center"/>
      </w:pPr>
      <w:r w:rsidRPr="00AB38F0">
        <w:t>DANIEL GÓMEZ MARÍN, PhD</w:t>
      </w:r>
    </w:p>
    <w:p w14:paraId="2850CCAD" w14:textId="43C734C3" w:rsidR="00AB38F0" w:rsidRPr="00470388" w:rsidRDefault="00AB38F0" w:rsidP="00470388">
      <w:pPr>
        <w:spacing w:before="240" w:after="240" w:line="400" w:lineRule="exact"/>
        <w:jc w:val="center"/>
        <w:rPr>
          <w:rFonts w:cs="Segoe UI"/>
          <w:szCs w:val="24"/>
        </w:rPr>
      </w:pPr>
      <w:r w:rsidRPr="00AB38F0">
        <w:rPr>
          <w:rFonts w:cs="Segoe UI"/>
          <w:szCs w:val="24"/>
        </w:rPr>
        <w:t>JAVIER GUSTAVO DIAZ CELY, PhD</w:t>
      </w:r>
    </w:p>
    <w:p w14:paraId="4C6B2184" w14:textId="05095C7C" w:rsidR="00AB38F0" w:rsidRPr="00470388" w:rsidRDefault="00470388" w:rsidP="00470388">
      <w:pPr>
        <w:spacing w:before="240" w:after="240" w:line="400" w:lineRule="exact"/>
        <w:jc w:val="center"/>
        <w:rPr>
          <w:rFonts w:cs="Arial"/>
          <w:szCs w:val="24"/>
        </w:rPr>
      </w:pPr>
      <w:r w:rsidRPr="00470388">
        <w:rPr>
          <w:rFonts w:cs="Arial"/>
          <w:szCs w:val="24"/>
        </w:rPr>
        <w:t>CARLOS ALBERTO ARCE LOPERA</w:t>
      </w:r>
      <w:r w:rsidRPr="00AB38F0">
        <w:rPr>
          <w:rFonts w:cs="Segoe UI"/>
          <w:szCs w:val="24"/>
        </w:rPr>
        <w:t>, PhD</w:t>
      </w:r>
    </w:p>
    <w:p w14:paraId="4C6DD490" w14:textId="4C3FF6C1" w:rsidR="00E80F48" w:rsidRDefault="00E80F48" w:rsidP="00470388">
      <w:pPr>
        <w:spacing w:before="240" w:after="240" w:line="400" w:lineRule="exact"/>
        <w:jc w:val="center"/>
        <w:rPr>
          <w:rFonts w:cs="Arial"/>
          <w:sz w:val="40"/>
          <w:szCs w:val="40"/>
        </w:rPr>
      </w:pPr>
    </w:p>
    <w:p w14:paraId="1122E557" w14:textId="77777777" w:rsidR="00470388" w:rsidRPr="008D09FC" w:rsidRDefault="00470388" w:rsidP="00470388">
      <w:pPr>
        <w:spacing w:before="240" w:after="240" w:line="400" w:lineRule="exact"/>
        <w:jc w:val="center"/>
        <w:rPr>
          <w:rFonts w:cs="Arial"/>
          <w:sz w:val="40"/>
          <w:szCs w:val="40"/>
        </w:rPr>
      </w:pPr>
    </w:p>
    <w:p w14:paraId="7DBF15A6" w14:textId="006F2E98" w:rsidR="00636165" w:rsidRPr="00470388" w:rsidRDefault="00470388" w:rsidP="00470388">
      <w:pPr>
        <w:spacing w:before="240" w:after="240" w:line="400" w:lineRule="exact"/>
        <w:jc w:val="center"/>
        <w:rPr>
          <w:rFonts w:cs="Arial"/>
          <w:sz w:val="40"/>
          <w:szCs w:val="40"/>
        </w:rPr>
      </w:pPr>
      <w:r>
        <w:t>SANTIAGO DE CALI, DICIEMBRE DE 2019</w:t>
      </w:r>
    </w:p>
    <w:p w14:paraId="26AE8B8D" w14:textId="77777777" w:rsidR="00636165" w:rsidRDefault="00636165" w:rsidP="00636165">
      <w:pPr>
        <w:jc w:val="center"/>
        <w:rPr>
          <w:b/>
          <w:sz w:val="32"/>
          <w:szCs w:val="32"/>
        </w:rPr>
      </w:pPr>
    </w:p>
    <w:p w14:paraId="112C58A6" w14:textId="77777777" w:rsidR="0093625A" w:rsidRDefault="0093625A">
      <w:pPr>
        <w:spacing w:before="0" w:after="200" w:line="276" w:lineRule="auto"/>
        <w:jc w:val="left"/>
        <w:rPr>
          <w:b/>
          <w:sz w:val="32"/>
          <w:szCs w:val="32"/>
        </w:rPr>
      </w:pPr>
      <w:r>
        <w:rPr>
          <w:b/>
          <w:sz w:val="32"/>
          <w:szCs w:val="32"/>
        </w:rPr>
        <w:lastRenderedPageBreak/>
        <w:br w:type="page"/>
      </w:r>
    </w:p>
    <w:sdt>
      <w:sdtPr>
        <w:rPr>
          <w:rFonts w:ascii="Arial" w:eastAsiaTheme="minorEastAsia" w:hAnsi="Arial" w:cstheme="minorBidi"/>
          <w:b w:val="0"/>
          <w:bCs w:val="0"/>
          <w:color w:val="auto"/>
          <w:sz w:val="24"/>
          <w:szCs w:val="22"/>
          <w:lang w:val="es-ES" w:eastAsia="en-US"/>
        </w:rPr>
        <w:id w:val="-1967267499"/>
        <w:docPartObj>
          <w:docPartGallery w:val="Table of Contents"/>
          <w:docPartUnique/>
        </w:docPartObj>
      </w:sdtPr>
      <w:sdtEndPr>
        <w:rPr>
          <w:rFonts w:ascii="Segoe UI" w:hAnsi="Segoe UI"/>
        </w:rPr>
      </w:sdtEndPr>
      <w:sdtContent>
        <w:p w14:paraId="49CEEC6F" w14:textId="77777777" w:rsidR="00CB7245" w:rsidRPr="00CD1DFB" w:rsidRDefault="00370766" w:rsidP="00370766">
          <w:pPr>
            <w:pStyle w:val="TtuloTDC"/>
            <w:jc w:val="center"/>
            <w:rPr>
              <w:rFonts w:asciiTheme="minorHAnsi" w:hAnsiTheme="minorHAnsi" w:cs="Arial"/>
              <w:smallCaps/>
              <w:color w:val="auto"/>
            </w:rPr>
          </w:pPr>
          <w:r w:rsidRPr="00CD1DFB">
            <w:rPr>
              <w:rFonts w:asciiTheme="minorHAnsi" w:eastAsiaTheme="minorEastAsia" w:hAnsiTheme="minorHAnsi" w:cstheme="minorBidi"/>
              <w:bCs w:val="0"/>
              <w:smallCaps/>
              <w:color w:val="auto"/>
              <w:lang w:val="es-ES"/>
            </w:rPr>
            <w:t xml:space="preserve">Tabla de </w:t>
          </w:r>
          <w:r w:rsidRPr="00CD1DFB">
            <w:rPr>
              <w:rFonts w:asciiTheme="minorHAnsi" w:hAnsiTheme="minorHAnsi" w:cs="Arial"/>
              <w:smallCaps/>
              <w:color w:val="auto"/>
              <w:lang w:val="es-ES"/>
            </w:rPr>
            <w:t>c</w:t>
          </w:r>
          <w:r w:rsidR="00CB7245" w:rsidRPr="00CD1DFB">
            <w:rPr>
              <w:rFonts w:asciiTheme="minorHAnsi" w:hAnsiTheme="minorHAnsi" w:cs="Arial"/>
              <w:smallCaps/>
              <w:color w:val="auto"/>
              <w:lang w:val="es-ES"/>
            </w:rPr>
            <w:t>ontenido</w:t>
          </w:r>
        </w:p>
        <w:p w14:paraId="24CF935C" w14:textId="486838A1" w:rsidR="00EB2ABA" w:rsidRDefault="00CB7245" w:rsidP="00EB2ABA">
          <w:pPr>
            <w:pStyle w:val="TDC1"/>
            <w:rPr>
              <w:rFonts w:asciiTheme="minorHAnsi" w:hAnsiTheme="minorHAnsi"/>
              <w:noProof/>
              <w:sz w:val="22"/>
              <w:lang w:val="es-ES" w:eastAsia="es-ES"/>
            </w:rPr>
          </w:pPr>
          <w:r w:rsidRPr="0081208A">
            <w:fldChar w:fldCharType="begin"/>
          </w:r>
          <w:r w:rsidRPr="0081208A">
            <w:instrText xml:space="preserve"> TOC \o "1-3" \h \z \u </w:instrText>
          </w:r>
          <w:r w:rsidRPr="0081208A">
            <w:fldChar w:fldCharType="separate"/>
          </w:r>
          <w:hyperlink w:anchor="_Toc26965926" w:history="1">
            <w:r w:rsidR="00EB2ABA" w:rsidRPr="0050202B">
              <w:rPr>
                <w:rStyle w:val="Hipervnculo"/>
                <w:noProof/>
              </w:rPr>
              <w:t>Resumen</w:t>
            </w:r>
            <w:r w:rsidR="00EB2ABA">
              <w:rPr>
                <w:noProof/>
                <w:webHidden/>
              </w:rPr>
              <w:tab/>
            </w:r>
            <w:r w:rsidR="00EB2ABA">
              <w:rPr>
                <w:noProof/>
                <w:webHidden/>
              </w:rPr>
              <w:fldChar w:fldCharType="begin"/>
            </w:r>
            <w:r w:rsidR="00EB2ABA">
              <w:rPr>
                <w:noProof/>
                <w:webHidden/>
              </w:rPr>
              <w:instrText xml:space="preserve"> PAGEREF _Toc26965926 \h </w:instrText>
            </w:r>
            <w:r w:rsidR="00EB2ABA">
              <w:rPr>
                <w:noProof/>
                <w:webHidden/>
              </w:rPr>
            </w:r>
            <w:r w:rsidR="00EB2ABA">
              <w:rPr>
                <w:noProof/>
                <w:webHidden/>
              </w:rPr>
              <w:fldChar w:fldCharType="separate"/>
            </w:r>
            <w:r w:rsidR="004322B7">
              <w:rPr>
                <w:noProof/>
                <w:webHidden/>
              </w:rPr>
              <w:t>6</w:t>
            </w:r>
            <w:r w:rsidR="00EB2ABA">
              <w:rPr>
                <w:noProof/>
                <w:webHidden/>
              </w:rPr>
              <w:fldChar w:fldCharType="end"/>
            </w:r>
          </w:hyperlink>
        </w:p>
        <w:p w14:paraId="4A54FD5F" w14:textId="077FB5D0" w:rsidR="00EB2ABA" w:rsidRDefault="00EB2ABA" w:rsidP="004322B7">
          <w:pPr>
            <w:pStyle w:val="TDC2"/>
            <w:ind w:left="0"/>
            <w:rPr>
              <w:rFonts w:asciiTheme="minorHAnsi" w:hAnsiTheme="minorHAnsi"/>
              <w:sz w:val="22"/>
              <w:lang w:val="es-ES" w:eastAsia="es-ES"/>
            </w:rPr>
          </w:pPr>
          <w:hyperlink w:anchor="_Toc26965927" w:history="1">
            <w:r w:rsidRPr="0050202B">
              <w:rPr>
                <w:rStyle w:val="Hipervnculo"/>
                <w:lang w:val="en-US"/>
              </w:rPr>
              <w:t>Abstract</w:t>
            </w:r>
            <w:r>
              <w:rPr>
                <w:webHidden/>
              </w:rPr>
              <w:tab/>
            </w:r>
            <w:r>
              <w:rPr>
                <w:webHidden/>
              </w:rPr>
              <w:fldChar w:fldCharType="begin"/>
            </w:r>
            <w:r>
              <w:rPr>
                <w:webHidden/>
              </w:rPr>
              <w:instrText xml:space="preserve"> PAGEREF _Toc26965927 \h </w:instrText>
            </w:r>
            <w:r>
              <w:rPr>
                <w:webHidden/>
              </w:rPr>
            </w:r>
            <w:r>
              <w:rPr>
                <w:webHidden/>
              </w:rPr>
              <w:fldChar w:fldCharType="separate"/>
            </w:r>
            <w:r w:rsidR="004322B7">
              <w:rPr>
                <w:webHidden/>
              </w:rPr>
              <w:t>7</w:t>
            </w:r>
            <w:r>
              <w:rPr>
                <w:webHidden/>
              </w:rPr>
              <w:fldChar w:fldCharType="end"/>
            </w:r>
          </w:hyperlink>
        </w:p>
        <w:p w14:paraId="39891442" w14:textId="33F8B190" w:rsidR="00EB2ABA" w:rsidRDefault="00EB2ABA" w:rsidP="004322B7">
          <w:pPr>
            <w:pStyle w:val="TDC2"/>
            <w:ind w:left="0"/>
            <w:rPr>
              <w:rFonts w:asciiTheme="minorHAnsi" w:hAnsiTheme="minorHAnsi"/>
              <w:sz w:val="22"/>
              <w:lang w:val="es-ES" w:eastAsia="es-ES"/>
            </w:rPr>
          </w:pPr>
          <w:hyperlink w:anchor="_Toc26965928" w:history="1">
            <w:r w:rsidRPr="0050202B">
              <w:rPr>
                <w:rStyle w:val="Hipervnculo"/>
                <w:lang w:val="es-ES"/>
              </w:rPr>
              <w:t>Lista de acrónimos</w:t>
            </w:r>
            <w:r>
              <w:rPr>
                <w:webHidden/>
              </w:rPr>
              <w:tab/>
            </w:r>
            <w:r>
              <w:rPr>
                <w:webHidden/>
              </w:rPr>
              <w:fldChar w:fldCharType="begin"/>
            </w:r>
            <w:r>
              <w:rPr>
                <w:webHidden/>
              </w:rPr>
              <w:instrText xml:space="preserve"> PAGEREF _Toc26965928 \h </w:instrText>
            </w:r>
            <w:r>
              <w:rPr>
                <w:webHidden/>
              </w:rPr>
            </w:r>
            <w:r>
              <w:rPr>
                <w:webHidden/>
              </w:rPr>
              <w:fldChar w:fldCharType="separate"/>
            </w:r>
            <w:r w:rsidR="004322B7">
              <w:rPr>
                <w:webHidden/>
              </w:rPr>
              <w:t>8</w:t>
            </w:r>
            <w:r>
              <w:rPr>
                <w:webHidden/>
              </w:rPr>
              <w:fldChar w:fldCharType="end"/>
            </w:r>
          </w:hyperlink>
        </w:p>
        <w:p w14:paraId="5ADAED49" w14:textId="0C038B65" w:rsidR="00EB2ABA" w:rsidRDefault="00EB2ABA" w:rsidP="004322B7">
          <w:pPr>
            <w:pStyle w:val="TDC2"/>
            <w:ind w:left="0"/>
            <w:rPr>
              <w:rFonts w:asciiTheme="minorHAnsi" w:hAnsiTheme="minorHAnsi"/>
              <w:sz w:val="22"/>
              <w:lang w:val="es-ES" w:eastAsia="es-ES"/>
            </w:rPr>
          </w:pPr>
          <w:hyperlink w:anchor="_Toc26965929" w:history="1">
            <w:r w:rsidRPr="0050202B">
              <w:rPr>
                <w:rStyle w:val="Hipervnculo"/>
              </w:rPr>
              <w:t>Glosario de términos</w:t>
            </w:r>
            <w:r>
              <w:rPr>
                <w:webHidden/>
              </w:rPr>
              <w:tab/>
            </w:r>
            <w:r>
              <w:rPr>
                <w:webHidden/>
              </w:rPr>
              <w:fldChar w:fldCharType="begin"/>
            </w:r>
            <w:r>
              <w:rPr>
                <w:webHidden/>
              </w:rPr>
              <w:instrText xml:space="preserve"> PAGEREF _Toc26965929 \h </w:instrText>
            </w:r>
            <w:r>
              <w:rPr>
                <w:webHidden/>
              </w:rPr>
            </w:r>
            <w:r>
              <w:rPr>
                <w:webHidden/>
              </w:rPr>
              <w:fldChar w:fldCharType="separate"/>
            </w:r>
            <w:r w:rsidR="004322B7">
              <w:rPr>
                <w:webHidden/>
              </w:rPr>
              <w:t>9</w:t>
            </w:r>
            <w:r>
              <w:rPr>
                <w:webHidden/>
              </w:rPr>
              <w:fldChar w:fldCharType="end"/>
            </w:r>
          </w:hyperlink>
        </w:p>
        <w:p w14:paraId="1BCDE409" w14:textId="564CF073" w:rsidR="00EB2ABA" w:rsidRDefault="00EB2ABA" w:rsidP="004322B7">
          <w:pPr>
            <w:pStyle w:val="TDC2"/>
            <w:ind w:left="0"/>
            <w:rPr>
              <w:rFonts w:asciiTheme="minorHAnsi" w:hAnsiTheme="minorHAnsi"/>
              <w:sz w:val="22"/>
              <w:lang w:val="es-ES" w:eastAsia="es-ES"/>
            </w:rPr>
          </w:pPr>
          <w:hyperlink w:anchor="_Toc26965930" w:history="1">
            <w:r w:rsidRPr="0050202B">
              <w:rPr>
                <w:rStyle w:val="Hipervnculo"/>
              </w:rPr>
              <w:t>Lista de símbolos</w:t>
            </w:r>
            <w:r>
              <w:rPr>
                <w:webHidden/>
              </w:rPr>
              <w:tab/>
            </w:r>
            <w:r>
              <w:rPr>
                <w:webHidden/>
              </w:rPr>
              <w:fldChar w:fldCharType="begin"/>
            </w:r>
            <w:r>
              <w:rPr>
                <w:webHidden/>
              </w:rPr>
              <w:instrText xml:space="preserve"> PAGEREF _Toc26965930 \h </w:instrText>
            </w:r>
            <w:r>
              <w:rPr>
                <w:webHidden/>
              </w:rPr>
            </w:r>
            <w:r>
              <w:rPr>
                <w:webHidden/>
              </w:rPr>
              <w:fldChar w:fldCharType="separate"/>
            </w:r>
            <w:r w:rsidR="004322B7">
              <w:rPr>
                <w:webHidden/>
              </w:rPr>
              <w:t>10</w:t>
            </w:r>
            <w:r>
              <w:rPr>
                <w:webHidden/>
              </w:rPr>
              <w:fldChar w:fldCharType="end"/>
            </w:r>
          </w:hyperlink>
        </w:p>
        <w:p w14:paraId="44B1F0EE" w14:textId="0C470A62" w:rsidR="00EB2ABA" w:rsidRDefault="00EB2ABA" w:rsidP="004322B7">
          <w:pPr>
            <w:pStyle w:val="TDC2"/>
            <w:ind w:left="0"/>
            <w:rPr>
              <w:rFonts w:asciiTheme="minorHAnsi" w:hAnsiTheme="minorHAnsi"/>
              <w:sz w:val="22"/>
              <w:lang w:val="es-ES" w:eastAsia="es-ES"/>
            </w:rPr>
          </w:pPr>
          <w:hyperlink w:anchor="_Toc26965931" w:history="1">
            <w:r w:rsidRPr="0050202B">
              <w:rPr>
                <w:rStyle w:val="Hipervnculo"/>
              </w:rPr>
              <w:t>Índice de figuras</w:t>
            </w:r>
            <w:r>
              <w:rPr>
                <w:webHidden/>
              </w:rPr>
              <w:tab/>
            </w:r>
            <w:r>
              <w:rPr>
                <w:webHidden/>
              </w:rPr>
              <w:fldChar w:fldCharType="begin"/>
            </w:r>
            <w:r>
              <w:rPr>
                <w:webHidden/>
              </w:rPr>
              <w:instrText xml:space="preserve"> PAGEREF _Toc26965931 \h </w:instrText>
            </w:r>
            <w:r>
              <w:rPr>
                <w:webHidden/>
              </w:rPr>
            </w:r>
            <w:r>
              <w:rPr>
                <w:webHidden/>
              </w:rPr>
              <w:fldChar w:fldCharType="separate"/>
            </w:r>
            <w:r w:rsidR="004322B7">
              <w:rPr>
                <w:webHidden/>
              </w:rPr>
              <w:t>11</w:t>
            </w:r>
            <w:r>
              <w:rPr>
                <w:webHidden/>
              </w:rPr>
              <w:fldChar w:fldCharType="end"/>
            </w:r>
          </w:hyperlink>
        </w:p>
        <w:p w14:paraId="7974B51F" w14:textId="125ED09C" w:rsidR="00EB2ABA" w:rsidRDefault="00EB2ABA">
          <w:pPr>
            <w:pStyle w:val="TDC1"/>
            <w:rPr>
              <w:rFonts w:asciiTheme="minorHAnsi" w:hAnsiTheme="minorHAnsi"/>
              <w:noProof/>
              <w:sz w:val="22"/>
              <w:lang w:val="es-ES" w:eastAsia="es-ES"/>
            </w:rPr>
          </w:pPr>
          <w:hyperlink w:anchor="_Toc26965932" w:history="1">
            <w:r w:rsidRPr="0050202B">
              <w:rPr>
                <w:rStyle w:val="Hipervnculo"/>
                <w:noProof/>
              </w:rPr>
              <w:t>Índice de tablas</w:t>
            </w:r>
            <w:r>
              <w:rPr>
                <w:noProof/>
                <w:webHidden/>
              </w:rPr>
              <w:tab/>
            </w:r>
            <w:r>
              <w:rPr>
                <w:noProof/>
                <w:webHidden/>
              </w:rPr>
              <w:fldChar w:fldCharType="begin"/>
            </w:r>
            <w:r>
              <w:rPr>
                <w:noProof/>
                <w:webHidden/>
              </w:rPr>
              <w:instrText xml:space="preserve"> PAGEREF _Toc26965932 \h </w:instrText>
            </w:r>
            <w:r>
              <w:rPr>
                <w:noProof/>
                <w:webHidden/>
              </w:rPr>
            </w:r>
            <w:r>
              <w:rPr>
                <w:noProof/>
                <w:webHidden/>
              </w:rPr>
              <w:fldChar w:fldCharType="separate"/>
            </w:r>
            <w:r w:rsidR="004322B7">
              <w:rPr>
                <w:noProof/>
                <w:webHidden/>
              </w:rPr>
              <w:t>12</w:t>
            </w:r>
            <w:r>
              <w:rPr>
                <w:noProof/>
                <w:webHidden/>
              </w:rPr>
              <w:fldChar w:fldCharType="end"/>
            </w:r>
          </w:hyperlink>
        </w:p>
        <w:p w14:paraId="0D555E3A" w14:textId="7190F029" w:rsidR="00EB2ABA" w:rsidRDefault="00EB2ABA">
          <w:pPr>
            <w:pStyle w:val="TDC2"/>
            <w:rPr>
              <w:rFonts w:asciiTheme="minorHAnsi" w:hAnsiTheme="minorHAnsi"/>
              <w:sz w:val="22"/>
              <w:lang w:val="es-ES" w:eastAsia="es-ES"/>
            </w:rPr>
          </w:pPr>
          <w:hyperlink w:anchor="_Toc26965933" w:history="1">
            <w:r w:rsidRPr="0050202B">
              <w:rPr>
                <w:rStyle w:val="Hipervnculo"/>
              </w:rPr>
              <w:t>Motivación y antecedentes</w:t>
            </w:r>
            <w:r>
              <w:rPr>
                <w:webHidden/>
              </w:rPr>
              <w:tab/>
            </w:r>
            <w:r>
              <w:rPr>
                <w:webHidden/>
              </w:rPr>
              <w:fldChar w:fldCharType="begin"/>
            </w:r>
            <w:r>
              <w:rPr>
                <w:webHidden/>
              </w:rPr>
              <w:instrText xml:space="preserve"> PAGEREF _Toc26965933 \h </w:instrText>
            </w:r>
            <w:r>
              <w:rPr>
                <w:webHidden/>
              </w:rPr>
            </w:r>
            <w:r>
              <w:rPr>
                <w:webHidden/>
              </w:rPr>
              <w:fldChar w:fldCharType="separate"/>
            </w:r>
            <w:r w:rsidR="004322B7">
              <w:rPr>
                <w:webHidden/>
              </w:rPr>
              <w:t>13</w:t>
            </w:r>
            <w:r>
              <w:rPr>
                <w:webHidden/>
              </w:rPr>
              <w:fldChar w:fldCharType="end"/>
            </w:r>
          </w:hyperlink>
        </w:p>
        <w:p w14:paraId="1F0C8335" w14:textId="00A85E10" w:rsidR="00EB2ABA" w:rsidRDefault="00EB2ABA">
          <w:pPr>
            <w:pStyle w:val="TDC3"/>
            <w:tabs>
              <w:tab w:val="right" w:leader="dot" w:pos="8828"/>
            </w:tabs>
            <w:rPr>
              <w:rFonts w:asciiTheme="minorHAnsi" w:hAnsiTheme="minorHAnsi"/>
              <w:noProof/>
              <w:sz w:val="22"/>
              <w:lang w:val="es-ES" w:eastAsia="es-ES"/>
            </w:rPr>
          </w:pPr>
          <w:hyperlink w:anchor="_Toc26965934" w:history="1">
            <w:r w:rsidRPr="0050202B">
              <w:rPr>
                <w:rStyle w:val="Hipervnculo"/>
                <w:noProof/>
              </w:rPr>
              <w:t>Contexto</w:t>
            </w:r>
            <w:r>
              <w:rPr>
                <w:noProof/>
                <w:webHidden/>
              </w:rPr>
              <w:tab/>
            </w:r>
            <w:r>
              <w:rPr>
                <w:noProof/>
                <w:webHidden/>
              </w:rPr>
              <w:fldChar w:fldCharType="begin"/>
            </w:r>
            <w:r>
              <w:rPr>
                <w:noProof/>
                <w:webHidden/>
              </w:rPr>
              <w:instrText xml:space="preserve"> PAGEREF _Toc26965934 \h </w:instrText>
            </w:r>
            <w:r>
              <w:rPr>
                <w:noProof/>
                <w:webHidden/>
              </w:rPr>
            </w:r>
            <w:r>
              <w:rPr>
                <w:noProof/>
                <w:webHidden/>
              </w:rPr>
              <w:fldChar w:fldCharType="separate"/>
            </w:r>
            <w:r w:rsidR="004322B7">
              <w:rPr>
                <w:noProof/>
                <w:webHidden/>
              </w:rPr>
              <w:t>13</w:t>
            </w:r>
            <w:r>
              <w:rPr>
                <w:noProof/>
                <w:webHidden/>
              </w:rPr>
              <w:fldChar w:fldCharType="end"/>
            </w:r>
          </w:hyperlink>
        </w:p>
        <w:p w14:paraId="3E123B35" w14:textId="205AB1A3" w:rsidR="00EB2ABA" w:rsidRDefault="00EB2ABA">
          <w:pPr>
            <w:pStyle w:val="TDC3"/>
            <w:tabs>
              <w:tab w:val="right" w:leader="dot" w:pos="8828"/>
            </w:tabs>
            <w:rPr>
              <w:rFonts w:asciiTheme="minorHAnsi" w:hAnsiTheme="minorHAnsi"/>
              <w:noProof/>
              <w:sz w:val="22"/>
              <w:lang w:val="es-ES" w:eastAsia="es-ES"/>
            </w:rPr>
          </w:pPr>
          <w:hyperlink w:anchor="_Toc26965935" w:history="1">
            <w:r w:rsidRPr="0050202B">
              <w:rPr>
                <w:rStyle w:val="Hipervnculo"/>
                <w:noProof/>
              </w:rPr>
              <w:t>Antecedentes del problema</w:t>
            </w:r>
            <w:r>
              <w:rPr>
                <w:noProof/>
                <w:webHidden/>
              </w:rPr>
              <w:tab/>
            </w:r>
            <w:r>
              <w:rPr>
                <w:noProof/>
                <w:webHidden/>
              </w:rPr>
              <w:fldChar w:fldCharType="begin"/>
            </w:r>
            <w:r>
              <w:rPr>
                <w:noProof/>
                <w:webHidden/>
              </w:rPr>
              <w:instrText xml:space="preserve"> PAGEREF _Toc26965935 \h </w:instrText>
            </w:r>
            <w:r>
              <w:rPr>
                <w:noProof/>
                <w:webHidden/>
              </w:rPr>
            </w:r>
            <w:r>
              <w:rPr>
                <w:noProof/>
                <w:webHidden/>
              </w:rPr>
              <w:fldChar w:fldCharType="separate"/>
            </w:r>
            <w:r w:rsidR="004322B7">
              <w:rPr>
                <w:noProof/>
                <w:webHidden/>
              </w:rPr>
              <w:t>13</w:t>
            </w:r>
            <w:r>
              <w:rPr>
                <w:noProof/>
                <w:webHidden/>
              </w:rPr>
              <w:fldChar w:fldCharType="end"/>
            </w:r>
          </w:hyperlink>
        </w:p>
        <w:p w14:paraId="5C762782" w14:textId="67345ABA" w:rsidR="00EB2ABA" w:rsidRDefault="00EB2ABA">
          <w:pPr>
            <w:pStyle w:val="TDC3"/>
            <w:tabs>
              <w:tab w:val="right" w:leader="dot" w:pos="8828"/>
            </w:tabs>
            <w:rPr>
              <w:rFonts w:asciiTheme="minorHAnsi" w:hAnsiTheme="minorHAnsi"/>
              <w:noProof/>
              <w:sz w:val="22"/>
              <w:lang w:val="es-ES" w:eastAsia="es-ES"/>
            </w:rPr>
          </w:pPr>
          <w:hyperlink w:anchor="_Toc26965936" w:history="1">
            <w:r w:rsidRPr="0050202B">
              <w:rPr>
                <w:rStyle w:val="Hipervnculo"/>
                <w:noProof/>
              </w:rPr>
              <w:t>Justificación</w:t>
            </w:r>
            <w:r>
              <w:rPr>
                <w:noProof/>
                <w:webHidden/>
              </w:rPr>
              <w:tab/>
            </w:r>
            <w:r>
              <w:rPr>
                <w:noProof/>
                <w:webHidden/>
              </w:rPr>
              <w:fldChar w:fldCharType="begin"/>
            </w:r>
            <w:r>
              <w:rPr>
                <w:noProof/>
                <w:webHidden/>
              </w:rPr>
              <w:instrText xml:space="preserve"> PAGEREF _Toc26965936 \h </w:instrText>
            </w:r>
            <w:r>
              <w:rPr>
                <w:noProof/>
                <w:webHidden/>
              </w:rPr>
            </w:r>
            <w:r>
              <w:rPr>
                <w:noProof/>
                <w:webHidden/>
              </w:rPr>
              <w:fldChar w:fldCharType="separate"/>
            </w:r>
            <w:r w:rsidR="004322B7">
              <w:rPr>
                <w:noProof/>
                <w:webHidden/>
              </w:rPr>
              <w:t>13</w:t>
            </w:r>
            <w:r>
              <w:rPr>
                <w:noProof/>
                <w:webHidden/>
              </w:rPr>
              <w:fldChar w:fldCharType="end"/>
            </w:r>
          </w:hyperlink>
        </w:p>
        <w:p w14:paraId="3BD69C77" w14:textId="5BDB8AEE" w:rsidR="00EB2ABA" w:rsidRDefault="00EB2ABA">
          <w:pPr>
            <w:pStyle w:val="TDC2"/>
            <w:rPr>
              <w:rFonts w:asciiTheme="minorHAnsi" w:hAnsiTheme="minorHAnsi"/>
              <w:sz w:val="22"/>
              <w:lang w:val="es-ES" w:eastAsia="es-ES"/>
            </w:rPr>
          </w:pPr>
          <w:hyperlink w:anchor="_Toc26965937" w:history="1">
            <w:r w:rsidRPr="0050202B">
              <w:rPr>
                <w:rStyle w:val="Hipervnculo"/>
              </w:rPr>
              <w:t>Descripción del problema</w:t>
            </w:r>
            <w:r>
              <w:rPr>
                <w:webHidden/>
              </w:rPr>
              <w:tab/>
            </w:r>
            <w:r>
              <w:rPr>
                <w:webHidden/>
              </w:rPr>
              <w:fldChar w:fldCharType="begin"/>
            </w:r>
            <w:r>
              <w:rPr>
                <w:webHidden/>
              </w:rPr>
              <w:instrText xml:space="preserve"> PAGEREF _Toc26965937 \h </w:instrText>
            </w:r>
            <w:r>
              <w:rPr>
                <w:webHidden/>
              </w:rPr>
            </w:r>
            <w:r>
              <w:rPr>
                <w:webHidden/>
              </w:rPr>
              <w:fldChar w:fldCharType="separate"/>
            </w:r>
            <w:r w:rsidR="004322B7">
              <w:rPr>
                <w:webHidden/>
              </w:rPr>
              <w:t>15</w:t>
            </w:r>
            <w:r>
              <w:rPr>
                <w:webHidden/>
              </w:rPr>
              <w:fldChar w:fldCharType="end"/>
            </w:r>
          </w:hyperlink>
        </w:p>
        <w:p w14:paraId="333D4CD6" w14:textId="5E6B71C6" w:rsidR="00EB2ABA" w:rsidRDefault="00EB2ABA">
          <w:pPr>
            <w:pStyle w:val="TDC2"/>
            <w:rPr>
              <w:rFonts w:asciiTheme="minorHAnsi" w:hAnsiTheme="minorHAnsi"/>
              <w:sz w:val="22"/>
              <w:lang w:val="es-ES" w:eastAsia="es-ES"/>
            </w:rPr>
          </w:pPr>
          <w:hyperlink w:anchor="_Toc26965938" w:history="1">
            <w:r w:rsidRPr="0050202B">
              <w:rPr>
                <w:rStyle w:val="Hipervnculo"/>
              </w:rPr>
              <w:t>Hipótesis y restricciones</w:t>
            </w:r>
            <w:r>
              <w:rPr>
                <w:webHidden/>
              </w:rPr>
              <w:tab/>
            </w:r>
            <w:r>
              <w:rPr>
                <w:webHidden/>
              </w:rPr>
              <w:fldChar w:fldCharType="begin"/>
            </w:r>
            <w:r>
              <w:rPr>
                <w:webHidden/>
              </w:rPr>
              <w:instrText xml:space="preserve"> PAGEREF _Toc26965938 \h </w:instrText>
            </w:r>
            <w:r>
              <w:rPr>
                <w:webHidden/>
              </w:rPr>
            </w:r>
            <w:r>
              <w:rPr>
                <w:webHidden/>
              </w:rPr>
              <w:fldChar w:fldCharType="separate"/>
            </w:r>
            <w:r w:rsidR="004322B7">
              <w:rPr>
                <w:webHidden/>
              </w:rPr>
              <w:t>16</w:t>
            </w:r>
            <w:r>
              <w:rPr>
                <w:webHidden/>
              </w:rPr>
              <w:fldChar w:fldCharType="end"/>
            </w:r>
          </w:hyperlink>
        </w:p>
        <w:p w14:paraId="51B96BC8" w14:textId="107BFAB4" w:rsidR="00EB2ABA" w:rsidRDefault="00EB2ABA">
          <w:pPr>
            <w:pStyle w:val="TDC2"/>
            <w:rPr>
              <w:rFonts w:asciiTheme="minorHAnsi" w:hAnsiTheme="minorHAnsi"/>
              <w:sz w:val="22"/>
              <w:lang w:val="es-ES" w:eastAsia="es-ES"/>
            </w:rPr>
          </w:pPr>
          <w:hyperlink w:anchor="_Toc26965939" w:history="1">
            <w:r w:rsidRPr="0050202B">
              <w:rPr>
                <w:rStyle w:val="Hipervnculo"/>
              </w:rPr>
              <w:t>Objetivos</w:t>
            </w:r>
            <w:r>
              <w:rPr>
                <w:webHidden/>
              </w:rPr>
              <w:tab/>
            </w:r>
            <w:r>
              <w:rPr>
                <w:webHidden/>
              </w:rPr>
              <w:fldChar w:fldCharType="begin"/>
            </w:r>
            <w:r>
              <w:rPr>
                <w:webHidden/>
              </w:rPr>
              <w:instrText xml:space="preserve"> PAGEREF _Toc26965939 \h </w:instrText>
            </w:r>
            <w:r>
              <w:rPr>
                <w:webHidden/>
              </w:rPr>
            </w:r>
            <w:r>
              <w:rPr>
                <w:webHidden/>
              </w:rPr>
              <w:fldChar w:fldCharType="separate"/>
            </w:r>
            <w:r w:rsidR="004322B7">
              <w:rPr>
                <w:webHidden/>
              </w:rPr>
              <w:t>17</w:t>
            </w:r>
            <w:r>
              <w:rPr>
                <w:webHidden/>
              </w:rPr>
              <w:fldChar w:fldCharType="end"/>
            </w:r>
          </w:hyperlink>
        </w:p>
        <w:p w14:paraId="5168C0C8" w14:textId="5AE65DDF" w:rsidR="00EB2ABA" w:rsidRDefault="00EB2ABA">
          <w:pPr>
            <w:pStyle w:val="TDC3"/>
            <w:tabs>
              <w:tab w:val="right" w:leader="dot" w:pos="8828"/>
            </w:tabs>
            <w:rPr>
              <w:rFonts w:asciiTheme="minorHAnsi" w:hAnsiTheme="minorHAnsi"/>
              <w:noProof/>
              <w:sz w:val="22"/>
              <w:lang w:val="es-ES" w:eastAsia="es-ES"/>
            </w:rPr>
          </w:pPr>
          <w:hyperlink w:anchor="_Toc26965940" w:history="1">
            <w:r w:rsidRPr="0050202B">
              <w:rPr>
                <w:rStyle w:val="Hipervnculo"/>
                <w:noProof/>
              </w:rPr>
              <w:t>Objetivo general</w:t>
            </w:r>
            <w:r>
              <w:rPr>
                <w:noProof/>
                <w:webHidden/>
              </w:rPr>
              <w:tab/>
            </w:r>
            <w:r>
              <w:rPr>
                <w:noProof/>
                <w:webHidden/>
              </w:rPr>
              <w:fldChar w:fldCharType="begin"/>
            </w:r>
            <w:r>
              <w:rPr>
                <w:noProof/>
                <w:webHidden/>
              </w:rPr>
              <w:instrText xml:space="preserve"> PAGEREF _Toc26965940 \h </w:instrText>
            </w:r>
            <w:r>
              <w:rPr>
                <w:noProof/>
                <w:webHidden/>
              </w:rPr>
            </w:r>
            <w:r>
              <w:rPr>
                <w:noProof/>
                <w:webHidden/>
              </w:rPr>
              <w:fldChar w:fldCharType="separate"/>
            </w:r>
            <w:r w:rsidR="004322B7">
              <w:rPr>
                <w:noProof/>
                <w:webHidden/>
              </w:rPr>
              <w:t>17</w:t>
            </w:r>
            <w:r>
              <w:rPr>
                <w:noProof/>
                <w:webHidden/>
              </w:rPr>
              <w:fldChar w:fldCharType="end"/>
            </w:r>
          </w:hyperlink>
        </w:p>
        <w:p w14:paraId="3AB88C6D" w14:textId="2F3A233F" w:rsidR="00EB2ABA" w:rsidRDefault="00EB2ABA">
          <w:pPr>
            <w:pStyle w:val="TDC3"/>
            <w:tabs>
              <w:tab w:val="right" w:leader="dot" w:pos="8828"/>
            </w:tabs>
            <w:rPr>
              <w:rFonts w:asciiTheme="minorHAnsi" w:hAnsiTheme="minorHAnsi"/>
              <w:noProof/>
              <w:sz w:val="22"/>
              <w:lang w:val="es-ES" w:eastAsia="es-ES"/>
            </w:rPr>
          </w:pPr>
          <w:hyperlink w:anchor="_Toc26965941" w:history="1">
            <w:r w:rsidRPr="0050202B">
              <w:rPr>
                <w:rStyle w:val="Hipervnculo"/>
                <w:noProof/>
              </w:rPr>
              <w:t>Objetivos específicos</w:t>
            </w:r>
            <w:r>
              <w:rPr>
                <w:noProof/>
                <w:webHidden/>
              </w:rPr>
              <w:tab/>
            </w:r>
            <w:r>
              <w:rPr>
                <w:noProof/>
                <w:webHidden/>
              </w:rPr>
              <w:fldChar w:fldCharType="begin"/>
            </w:r>
            <w:r>
              <w:rPr>
                <w:noProof/>
                <w:webHidden/>
              </w:rPr>
              <w:instrText xml:space="preserve"> PAGEREF _Toc26965941 \h </w:instrText>
            </w:r>
            <w:r>
              <w:rPr>
                <w:noProof/>
                <w:webHidden/>
              </w:rPr>
            </w:r>
            <w:r>
              <w:rPr>
                <w:noProof/>
                <w:webHidden/>
              </w:rPr>
              <w:fldChar w:fldCharType="separate"/>
            </w:r>
            <w:r w:rsidR="004322B7">
              <w:rPr>
                <w:noProof/>
                <w:webHidden/>
              </w:rPr>
              <w:t>17</w:t>
            </w:r>
            <w:r>
              <w:rPr>
                <w:noProof/>
                <w:webHidden/>
              </w:rPr>
              <w:fldChar w:fldCharType="end"/>
            </w:r>
          </w:hyperlink>
        </w:p>
        <w:p w14:paraId="54F00E48" w14:textId="5BF6EE0E" w:rsidR="00EB2ABA" w:rsidRDefault="00EB2ABA">
          <w:pPr>
            <w:pStyle w:val="TDC2"/>
            <w:rPr>
              <w:rFonts w:asciiTheme="minorHAnsi" w:hAnsiTheme="minorHAnsi"/>
              <w:sz w:val="22"/>
              <w:lang w:val="es-ES" w:eastAsia="es-ES"/>
            </w:rPr>
          </w:pPr>
          <w:hyperlink w:anchor="_Toc26965942" w:history="1">
            <w:r w:rsidRPr="0050202B">
              <w:rPr>
                <w:rStyle w:val="Hipervnculo"/>
              </w:rPr>
              <w:t>Marco teórico</w:t>
            </w:r>
            <w:r>
              <w:rPr>
                <w:webHidden/>
              </w:rPr>
              <w:tab/>
            </w:r>
            <w:r>
              <w:rPr>
                <w:webHidden/>
              </w:rPr>
              <w:fldChar w:fldCharType="begin"/>
            </w:r>
            <w:r>
              <w:rPr>
                <w:webHidden/>
              </w:rPr>
              <w:instrText xml:space="preserve"> PAGEREF _Toc26965942 \h </w:instrText>
            </w:r>
            <w:r>
              <w:rPr>
                <w:webHidden/>
              </w:rPr>
            </w:r>
            <w:r>
              <w:rPr>
                <w:webHidden/>
              </w:rPr>
              <w:fldChar w:fldCharType="separate"/>
            </w:r>
            <w:r w:rsidR="004322B7">
              <w:rPr>
                <w:webHidden/>
              </w:rPr>
              <w:t>18</w:t>
            </w:r>
            <w:r>
              <w:rPr>
                <w:webHidden/>
              </w:rPr>
              <w:fldChar w:fldCharType="end"/>
            </w:r>
          </w:hyperlink>
        </w:p>
        <w:p w14:paraId="1860D473" w14:textId="3E82825A" w:rsidR="00EB2ABA" w:rsidRDefault="00EB2ABA">
          <w:pPr>
            <w:pStyle w:val="TDC3"/>
            <w:tabs>
              <w:tab w:val="right" w:leader="dot" w:pos="8828"/>
            </w:tabs>
            <w:rPr>
              <w:rFonts w:asciiTheme="minorHAnsi" w:hAnsiTheme="minorHAnsi"/>
              <w:noProof/>
              <w:sz w:val="22"/>
              <w:lang w:val="es-ES" w:eastAsia="es-ES"/>
            </w:rPr>
          </w:pPr>
          <w:hyperlink w:anchor="_Toc26965943" w:history="1">
            <w:r w:rsidRPr="0050202B">
              <w:rPr>
                <w:rStyle w:val="Hipervnculo"/>
                <w:noProof/>
                <w:lang w:val="es-ES"/>
              </w:rPr>
              <w:t>Salsa</w:t>
            </w:r>
            <w:r>
              <w:rPr>
                <w:noProof/>
                <w:webHidden/>
              </w:rPr>
              <w:tab/>
            </w:r>
            <w:r>
              <w:rPr>
                <w:noProof/>
                <w:webHidden/>
              </w:rPr>
              <w:fldChar w:fldCharType="begin"/>
            </w:r>
            <w:r>
              <w:rPr>
                <w:noProof/>
                <w:webHidden/>
              </w:rPr>
              <w:instrText xml:space="preserve"> PAGEREF _Toc26965943 \h </w:instrText>
            </w:r>
            <w:r>
              <w:rPr>
                <w:noProof/>
                <w:webHidden/>
              </w:rPr>
            </w:r>
            <w:r>
              <w:rPr>
                <w:noProof/>
                <w:webHidden/>
              </w:rPr>
              <w:fldChar w:fldCharType="separate"/>
            </w:r>
            <w:r w:rsidR="004322B7">
              <w:rPr>
                <w:noProof/>
                <w:webHidden/>
              </w:rPr>
              <w:t>18</w:t>
            </w:r>
            <w:r>
              <w:rPr>
                <w:noProof/>
                <w:webHidden/>
              </w:rPr>
              <w:fldChar w:fldCharType="end"/>
            </w:r>
          </w:hyperlink>
        </w:p>
        <w:p w14:paraId="55C2EFA8" w14:textId="4A24DB37" w:rsidR="00EB2ABA" w:rsidRDefault="00EB2ABA">
          <w:pPr>
            <w:pStyle w:val="TDC3"/>
            <w:tabs>
              <w:tab w:val="right" w:leader="dot" w:pos="8828"/>
            </w:tabs>
            <w:rPr>
              <w:rFonts w:asciiTheme="minorHAnsi" w:hAnsiTheme="minorHAnsi"/>
              <w:noProof/>
              <w:sz w:val="22"/>
              <w:lang w:val="es-ES" w:eastAsia="es-ES"/>
            </w:rPr>
          </w:pPr>
          <w:hyperlink w:anchor="_Toc26965944" w:history="1">
            <w:r w:rsidRPr="0050202B">
              <w:rPr>
                <w:rStyle w:val="Hipervnculo"/>
                <w:noProof/>
                <w:lang w:val="es-ES"/>
              </w:rPr>
              <w:t>Beat, Pulso o Tactus</w:t>
            </w:r>
            <w:r>
              <w:rPr>
                <w:noProof/>
                <w:webHidden/>
              </w:rPr>
              <w:tab/>
            </w:r>
            <w:r>
              <w:rPr>
                <w:noProof/>
                <w:webHidden/>
              </w:rPr>
              <w:fldChar w:fldCharType="begin"/>
            </w:r>
            <w:r>
              <w:rPr>
                <w:noProof/>
                <w:webHidden/>
              </w:rPr>
              <w:instrText xml:space="preserve"> PAGEREF _Toc26965944 \h </w:instrText>
            </w:r>
            <w:r>
              <w:rPr>
                <w:noProof/>
                <w:webHidden/>
              </w:rPr>
            </w:r>
            <w:r>
              <w:rPr>
                <w:noProof/>
                <w:webHidden/>
              </w:rPr>
              <w:fldChar w:fldCharType="separate"/>
            </w:r>
            <w:r w:rsidR="004322B7">
              <w:rPr>
                <w:noProof/>
                <w:webHidden/>
              </w:rPr>
              <w:t>18</w:t>
            </w:r>
            <w:r>
              <w:rPr>
                <w:noProof/>
                <w:webHidden/>
              </w:rPr>
              <w:fldChar w:fldCharType="end"/>
            </w:r>
          </w:hyperlink>
        </w:p>
        <w:p w14:paraId="3270DC7E" w14:textId="65DB8C94" w:rsidR="00EB2ABA" w:rsidRDefault="00EB2ABA">
          <w:pPr>
            <w:pStyle w:val="TDC3"/>
            <w:tabs>
              <w:tab w:val="right" w:leader="dot" w:pos="8828"/>
            </w:tabs>
            <w:rPr>
              <w:rFonts w:asciiTheme="minorHAnsi" w:hAnsiTheme="minorHAnsi"/>
              <w:noProof/>
              <w:sz w:val="22"/>
              <w:lang w:val="es-ES" w:eastAsia="es-ES"/>
            </w:rPr>
          </w:pPr>
          <w:hyperlink w:anchor="_Toc26965945" w:history="1">
            <w:r w:rsidRPr="0050202B">
              <w:rPr>
                <w:rStyle w:val="Hipervnculo"/>
                <w:noProof/>
                <w:lang w:val="es-ES"/>
              </w:rPr>
              <w:t>Beat detection</w:t>
            </w:r>
            <w:r>
              <w:rPr>
                <w:noProof/>
                <w:webHidden/>
              </w:rPr>
              <w:tab/>
            </w:r>
            <w:r>
              <w:rPr>
                <w:noProof/>
                <w:webHidden/>
              </w:rPr>
              <w:fldChar w:fldCharType="begin"/>
            </w:r>
            <w:r>
              <w:rPr>
                <w:noProof/>
                <w:webHidden/>
              </w:rPr>
              <w:instrText xml:space="preserve"> PAGEREF _Toc26965945 \h </w:instrText>
            </w:r>
            <w:r>
              <w:rPr>
                <w:noProof/>
                <w:webHidden/>
              </w:rPr>
            </w:r>
            <w:r>
              <w:rPr>
                <w:noProof/>
                <w:webHidden/>
              </w:rPr>
              <w:fldChar w:fldCharType="separate"/>
            </w:r>
            <w:r w:rsidR="004322B7">
              <w:rPr>
                <w:noProof/>
                <w:webHidden/>
              </w:rPr>
              <w:t>19</w:t>
            </w:r>
            <w:r>
              <w:rPr>
                <w:noProof/>
                <w:webHidden/>
              </w:rPr>
              <w:fldChar w:fldCharType="end"/>
            </w:r>
          </w:hyperlink>
        </w:p>
        <w:p w14:paraId="2EC7AD29" w14:textId="30B8368D" w:rsidR="00EB2ABA" w:rsidRDefault="00EB2ABA">
          <w:pPr>
            <w:pStyle w:val="TDC3"/>
            <w:tabs>
              <w:tab w:val="right" w:leader="dot" w:pos="8828"/>
            </w:tabs>
            <w:rPr>
              <w:rFonts w:asciiTheme="minorHAnsi" w:hAnsiTheme="minorHAnsi"/>
              <w:noProof/>
              <w:sz w:val="22"/>
              <w:lang w:val="es-ES" w:eastAsia="es-ES"/>
            </w:rPr>
          </w:pPr>
          <w:hyperlink w:anchor="_Toc26965946" w:history="1">
            <w:r w:rsidRPr="0050202B">
              <w:rPr>
                <w:rStyle w:val="Hipervnculo"/>
                <w:noProof/>
                <w:lang w:val="es-ES"/>
              </w:rPr>
              <w:t>Deep Learning</w:t>
            </w:r>
            <w:r>
              <w:rPr>
                <w:noProof/>
                <w:webHidden/>
              </w:rPr>
              <w:tab/>
            </w:r>
            <w:r>
              <w:rPr>
                <w:noProof/>
                <w:webHidden/>
              </w:rPr>
              <w:fldChar w:fldCharType="begin"/>
            </w:r>
            <w:r>
              <w:rPr>
                <w:noProof/>
                <w:webHidden/>
              </w:rPr>
              <w:instrText xml:space="preserve"> PAGEREF _Toc26965946 \h </w:instrText>
            </w:r>
            <w:r>
              <w:rPr>
                <w:noProof/>
                <w:webHidden/>
              </w:rPr>
            </w:r>
            <w:r>
              <w:rPr>
                <w:noProof/>
                <w:webHidden/>
              </w:rPr>
              <w:fldChar w:fldCharType="separate"/>
            </w:r>
            <w:r w:rsidR="004322B7">
              <w:rPr>
                <w:noProof/>
                <w:webHidden/>
              </w:rPr>
              <w:t>20</w:t>
            </w:r>
            <w:r>
              <w:rPr>
                <w:noProof/>
                <w:webHidden/>
              </w:rPr>
              <w:fldChar w:fldCharType="end"/>
            </w:r>
          </w:hyperlink>
        </w:p>
        <w:p w14:paraId="3D4ABA23" w14:textId="083E999F" w:rsidR="00EB2ABA" w:rsidRDefault="00EB2ABA">
          <w:pPr>
            <w:pStyle w:val="TDC2"/>
            <w:rPr>
              <w:rFonts w:asciiTheme="minorHAnsi" w:hAnsiTheme="minorHAnsi"/>
              <w:sz w:val="22"/>
              <w:lang w:val="es-ES" w:eastAsia="es-ES"/>
            </w:rPr>
          </w:pPr>
          <w:hyperlink w:anchor="_Toc26965947" w:history="1">
            <w:r w:rsidRPr="0050202B">
              <w:rPr>
                <w:rStyle w:val="Hipervnculo"/>
                <w:lang w:val="es-ES"/>
              </w:rPr>
              <w:t>Estado del arte</w:t>
            </w:r>
            <w:r>
              <w:rPr>
                <w:webHidden/>
              </w:rPr>
              <w:tab/>
            </w:r>
            <w:r>
              <w:rPr>
                <w:webHidden/>
              </w:rPr>
              <w:fldChar w:fldCharType="begin"/>
            </w:r>
            <w:r>
              <w:rPr>
                <w:webHidden/>
              </w:rPr>
              <w:instrText xml:space="preserve"> PAGEREF _Toc26965947 \h </w:instrText>
            </w:r>
            <w:r>
              <w:rPr>
                <w:webHidden/>
              </w:rPr>
            </w:r>
            <w:r>
              <w:rPr>
                <w:webHidden/>
              </w:rPr>
              <w:fldChar w:fldCharType="separate"/>
            </w:r>
            <w:r w:rsidR="004322B7">
              <w:rPr>
                <w:webHidden/>
              </w:rPr>
              <w:t>22</w:t>
            </w:r>
            <w:r>
              <w:rPr>
                <w:webHidden/>
              </w:rPr>
              <w:fldChar w:fldCharType="end"/>
            </w:r>
          </w:hyperlink>
        </w:p>
        <w:p w14:paraId="76D3AC0D" w14:textId="3D406226" w:rsidR="00EB2ABA" w:rsidRDefault="00EB2ABA">
          <w:pPr>
            <w:pStyle w:val="TDC3"/>
            <w:tabs>
              <w:tab w:val="right" w:leader="dot" w:pos="8828"/>
            </w:tabs>
            <w:rPr>
              <w:rFonts w:asciiTheme="minorHAnsi" w:hAnsiTheme="minorHAnsi"/>
              <w:noProof/>
              <w:sz w:val="22"/>
              <w:lang w:val="es-ES" w:eastAsia="es-ES"/>
            </w:rPr>
          </w:pPr>
          <w:hyperlink w:anchor="_Toc26965948" w:history="1">
            <w:r w:rsidRPr="0050202B">
              <w:rPr>
                <w:rStyle w:val="Hipervnculo"/>
                <w:noProof/>
                <w:lang w:val="en-US"/>
              </w:rPr>
              <w:t>Joint beat and downbeat tracking with recurrent neural networks.</w:t>
            </w:r>
            <w:r>
              <w:rPr>
                <w:noProof/>
                <w:webHidden/>
              </w:rPr>
              <w:tab/>
            </w:r>
            <w:r>
              <w:rPr>
                <w:noProof/>
                <w:webHidden/>
              </w:rPr>
              <w:fldChar w:fldCharType="begin"/>
            </w:r>
            <w:r>
              <w:rPr>
                <w:noProof/>
                <w:webHidden/>
              </w:rPr>
              <w:instrText xml:space="preserve"> PAGEREF _Toc26965948 \h </w:instrText>
            </w:r>
            <w:r>
              <w:rPr>
                <w:noProof/>
                <w:webHidden/>
              </w:rPr>
            </w:r>
            <w:r>
              <w:rPr>
                <w:noProof/>
                <w:webHidden/>
              </w:rPr>
              <w:fldChar w:fldCharType="separate"/>
            </w:r>
            <w:r w:rsidR="004322B7">
              <w:rPr>
                <w:noProof/>
                <w:webHidden/>
              </w:rPr>
              <w:t>22</w:t>
            </w:r>
            <w:r>
              <w:rPr>
                <w:noProof/>
                <w:webHidden/>
              </w:rPr>
              <w:fldChar w:fldCharType="end"/>
            </w:r>
          </w:hyperlink>
        </w:p>
        <w:p w14:paraId="317C58AC" w14:textId="6D853278" w:rsidR="00EB2ABA" w:rsidRDefault="00EB2ABA">
          <w:pPr>
            <w:pStyle w:val="TDC3"/>
            <w:tabs>
              <w:tab w:val="right" w:leader="dot" w:pos="8828"/>
            </w:tabs>
            <w:rPr>
              <w:rFonts w:asciiTheme="minorHAnsi" w:hAnsiTheme="minorHAnsi"/>
              <w:noProof/>
              <w:sz w:val="22"/>
              <w:lang w:val="es-ES" w:eastAsia="es-ES"/>
            </w:rPr>
          </w:pPr>
          <w:hyperlink w:anchor="_Toc26965949" w:history="1">
            <w:r w:rsidRPr="0050202B">
              <w:rPr>
                <w:rStyle w:val="Hipervnculo"/>
                <w:noProof/>
                <w:lang w:val="en-US"/>
              </w:rPr>
              <w:t>Robust downbeat tracking using an ensemble of convolutional networks.</w:t>
            </w:r>
            <w:r>
              <w:rPr>
                <w:noProof/>
                <w:webHidden/>
              </w:rPr>
              <w:tab/>
            </w:r>
            <w:r>
              <w:rPr>
                <w:noProof/>
                <w:webHidden/>
              </w:rPr>
              <w:fldChar w:fldCharType="begin"/>
            </w:r>
            <w:r>
              <w:rPr>
                <w:noProof/>
                <w:webHidden/>
              </w:rPr>
              <w:instrText xml:space="preserve"> PAGEREF _Toc26965949 \h </w:instrText>
            </w:r>
            <w:r>
              <w:rPr>
                <w:noProof/>
                <w:webHidden/>
              </w:rPr>
            </w:r>
            <w:r>
              <w:rPr>
                <w:noProof/>
                <w:webHidden/>
              </w:rPr>
              <w:fldChar w:fldCharType="separate"/>
            </w:r>
            <w:r w:rsidR="004322B7">
              <w:rPr>
                <w:noProof/>
                <w:webHidden/>
              </w:rPr>
              <w:t>22</w:t>
            </w:r>
            <w:r>
              <w:rPr>
                <w:noProof/>
                <w:webHidden/>
              </w:rPr>
              <w:fldChar w:fldCharType="end"/>
            </w:r>
          </w:hyperlink>
        </w:p>
        <w:p w14:paraId="0A629255" w14:textId="2B3EED8F" w:rsidR="00EB2ABA" w:rsidRDefault="00EB2ABA">
          <w:pPr>
            <w:pStyle w:val="TDC3"/>
            <w:tabs>
              <w:tab w:val="right" w:leader="dot" w:pos="8828"/>
            </w:tabs>
            <w:rPr>
              <w:rFonts w:asciiTheme="minorHAnsi" w:hAnsiTheme="minorHAnsi"/>
              <w:noProof/>
              <w:sz w:val="22"/>
              <w:lang w:val="es-ES" w:eastAsia="es-ES"/>
            </w:rPr>
          </w:pPr>
          <w:hyperlink w:anchor="_Toc26965950" w:history="1">
            <w:r w:rsidRPr="0050202B">
              <w:rPr>
                <w:rStyle w:val="Hipervnculo"/>
                <w:noProof/>
                <w:lang w:val="en-US"/>
              </w:rPr>
              <w:t>Convolutional recurrent neural networks for music classification</w:t>
            </w:r>
            <w:r>
              <w:rPr>
                <w:noProof/>
                <w:webHidden/>
              </w:rPr>
              <w:tab/>
            </w:r>
            <w:r>
              <w:rPr>
                <w:noProof/>
                <w:webHidden/>
              </w:rPr>
              <w:fldChar w:fldCharType="begin"/>
            </w:r>
            <w:r>
              <w:rPr>
                <w:noProof/>
                <w:webHidden/>
              </w:rPr>
              <w:instrText xml:space="preserve"> PAGEREF _Toc26965950 \h </w:instrText>
            </w:r>
            <w:r>
              <w:rPr>
                <w:noProof/>
                <w:webHidden/>
              </w:rPr>
            </w:r>
            <w:r>
              <w:rPr>
                <w:noProof/>
                <w:webHidden/>
              </w:rPr>
              <w:fldChar w:fldCharType="separate"/>
            </w:r>
            <w:r w:rsidR="004322B7">
              <w:rPr>
                <w:noProof/>
                <w:webHidden/>
              </w:rPr>
              <w:t>23</w:t>
            </w:r>
            <w:r>
              <w:rPr>
                <w:noProof/>
                <w:webHidden/>
              </w:rPr>
              <w:fldChar w:fldCharType="end"/>
            </w:r>
          </w:hyperlink>
        </w:p>
        <w:p w14:paraId="0294842D" w14:textId="44A1CF92" w:rsidR="00EB2ABA" w:rsidRDefault="00EB2ABA">
          <w:pPr>
            <w:pStyle w:val="TDC3"/>
            <w:tabs>
              <w:tab w:val="right" w:leader="dot" w:pos="8828"/>
            </w:tabs>
            <w:rPr>
              <w:rFonts w:asciiTheme="minorHAnsi" w:hAnsiTheme="minorHAnsi"/>
              <w:noProof/>
              <w:sz w:val="22"/>
              <w:lang w:val="es-ES" w:eastAsia="es-ES"/>
            </w:rPr>
          </w:pPr>
          <w:hyperlink w:anchor="_Toc26965951" w:history="1">
            <w:r w:rsidRPr="0050202B">
              <w:rPr>
                <w:rStyle w:val="Hipervnculo"/>
                <w:noProof/>
                <w:lang w:val="en-US"/>
              </w:rPr>
              <w:t>Context-dependent beat tracking of musical audio</w:t>
            </w:r>
            <w:r>
              <w:rPr>
                <w:noProof/>
                <w:webHidden/>
              </w:rPr>
              <w:tab/>
            </w:r>
            <w:r>
              <w:rPr>
                <w:noProof/>
                <w:webHidden/>
              </w:rPr>
              <w:fldChar w:fldCharType="begin"/>
            </w:r>
            <w:r>
              <w:rPr>
                <w:noProof/>
                <w:webHidden/>
              </w:rPr>
              <w:instrText xml:space="preserve"> PAGEREF _Toc26965951 \h </w:instrText>
            </w:r>
            <w:r>
              <w:rPr>
                <w:noProof/>
                <w:webHidden/>
              </w:rPr>
            </w:r>
            <w:r>
              <w:rPr>
                <w:noProof/>
                <w:webHidden/>
              </w:rPr>
              <w:fldChar w:fldCharType="separate"/>
            </w:r>
            <w:r w:rsidR="004322B7">
              <w:rPr>
                <w:noProof/>
                <w:webHidden/>
              </w:rPr>
              <w:t>23</w:t>
            </w:r>
            <w:r>
              <w:rPr>
                <w:noProof/>
                <w:webHidden/>
              </w:rPr>
              <w:fldChar w:fldCharType="end"/>
            </w:r>
          </w:hyperlink>
        </w:p>
        <w:p w14:paraId="169F55CB" w14:textId="67E206EF" w:rsidR="00EB2ABA" w:rsidRDefault="00EB2ABA">
          <w:pPr>
            <w:pStyle w:val="TDC3"/>
            <w:tabs>
              <w:tab w:val="right" w:leader="dot" w:pos="8828"/>
            </w:tabs>
            <w:rPr>
              <w:rFonts w:asciiTheme="minorHAnsi" w:hAnsiTheme="minorHAnsi"/>
              <w:noProof/>
              <w:sz w:val="22"/>
              <w:lang w:val="es-ES" w:eastAsia="es-ES"/>
            </w:rPr>
          </w:pPr>
          <w:hyperlink w:anchor="_Toc26965952" w:history="1">
            <w:r w:rsidRPr="0050202B">
              <w:rPr>
                <w:rStyle w:val="Hipervnculo"/>
                <w:noProof/>
                <w:lang w:val="es-ES"/>
              </w:rPr>
              <w:t>Resumen</w:t>
            </w:r>
            <w:r>
              <w:rPr>
                <w:noProof/>
                <w:webHidden/>
              </w:rPr>
              <w:tab/>
            </w:r>
            <w:r>
              <w:rPr>
                <w:noProof/>
                <w:webHidden/>
              </w:rPr>
              <w:fldChar w:fldCharType="begin"/>
            </w:r>
            <w:r>
              <w:rPr>
                <w:noProof/>
                <w:webHidden/>
              </w:rPr>
              <w:instrText xml:space="preserve"> PAGEREF _Toc26965952 \h </w:instrText>
            </w:r>
            <w:r>
              <w:rPr>
                <w:noProof/>
                <w:webHidden/>
              </w:rPr>
            </w:r>
            <w:r>
              <w:rPr>
                <w:noProof/>
                <w:webHidden/>
              </w:rPr>
              <w:fldChar w:fldCharType="separate"/>
            </w:r>
            <w:r w:rsidR="004322B7">
              <w:rPr>
                <w:noProof/>
                <w:webHidden/>
              </w:rPr>
              <w:t>24</w:t>
            </w:r>
            <w:r>
              <w:rPr>
                <w:noProof/>
                <w:webHidden/>
              </w:rPr>
              <w:fldChar w:fldCharType="end"/>
            </w:r>
          </w:hyperlink>
        </w:p>
        <w:p w14:paraId="79AAFD00" w14:textId="2241B1E6" w:rsidR="00EB2ABA" w:rsidRDefault="00EB2ABA">
          <w:pPr>
            <w:pStyle w:val="TDC2"/>
            <w:rPr>
              <w:rFonts w:asciiTheme="minorHAnsi" w:hAnsiTheme="minorHAnsi"/>
              <w:sz w:val="22"/>
              <w:lang w:val="es-ES" w:eastAsia="es-ES"/>
            </w:rPr>
          </w:pPr>
          <w:hyperlink w:anchor="_Toc26965953" w:history="1">
            <w:r w:rsidRPr="0050202B">
              <w:rPr>
                <w:rStyle w:val="Hipervnculo"/>
              </w:rPr>
              <w:t>Metodología</w:t>
            </w:r>
            <w:r>
              <w:rPr>
                <w:webHidden/>
              </w:rPr>
              <w:tab/>
            </w:r>
            <w:r>
              <w:rPr>
                <w:webHidden/>
              </w:rPr>
              <w:fldChar w:fldCharType="begin"/>
            </w:r>
            <w:r>
              <w:rPr>
                <w:webHidden/>
              </w:rPr>
              <w:instrText xml:space="preserve"> PAGEREF _Toc26965953 \h </w:instrText>
            </w:r>
            <w:r>
              <w:rPr>
                <w:webHidden/>
              </w:rPr>
            </w:r>
            <w:r>
              <w:rPr>
                <w:webHidden/>
              </w:rPr>
              <w:fldChar w:fldCharType="separate"/>
            </w:r>
            <w:r w:rsidR="004322B7">
              <w:rPr>
                <w:webHidden/>
              </w:rPr>
              <w:t>26</w:t>
            </w:r>
            <w:r>
              <w:rPr>
                <w:webHidden/>
              </w:rPr>
              <w:fldChar w:fldCharType="end"/>
            </w:r>
          </w:hyperlink>
        </w:p>
        <w:p w14:paraId="2FB8D8F2" w14:textId="74B04494" w:rsidR="00EB2ABA" w:rsidRDefault="00EB2ABA">
          <w:pPr>
            <w:pStyle w:val="TDC3"/>
            <w:tabs>
              <w:tab w:val="right" w:leader="dot" w:pos="8828"/>
            </w:tabs>
            <w:rPr>
              <w:rFonts w:asciiTheme="minorHAnsi" w:hAnsiTheme="minorHAnsi"/>
              <w:noProof/>
              <w:sz w:val="22"/>
              <w:lang w:val="es-ES" w:eastAsia="es-ES"/>
            </w:rPr>
          </w:pPr>
          <w:hyperlink w:anchor="_Toc26965954" w:history="1">
            <w:r w:rsidRPr="0050202B">
              <w:rPr>
                <w:rStyle w:val="Hipervnculo"/>
                <w:noProof/>
              </w:rPr>
              <w:t>Esquema de trabajo</w:t>
            </w:r>
            <w:r>
              <w:rPr>
                <w:noProof/>
                <w:webHidden/>
              </w:rPr>
              <w:tab/>
            </w:r>
            <w:r>
              <w:rPr>
                <w:noProof/>
                <w:webHidden/>
              </w:rPr>
              <w:fldChar w:fldCharType="begin"/>
            </w:r>
            <w:r>
              <w:rPr>
                <w:noProof/>
                <w:webHidden/>
              </w:rPr>
              <w:instrText xml:space="preserve"> PAGEREF _Toc26965954 \h </w:instrText>
            </w:r>
            <w:r>
              <w:rPr>
                <w:noProof/>
                <w:webHidden/>
              </w:rPr>
            </w:r>
            <w:r>
              <w:rPr>
                <w:noProof/>
                <w:webHidden/>
              </w:rPr>
              <w:fldChar w:fldCharType="separate"/>
            </w:r>
            <w:r w:rsidR="004322B7">
              <w:rPr>
                <w:noProof/>
                <w:webHidden/>
              </w:rPr>
              <w:t>26</w:t>
            </w:r>
            <w:r>
              <w:rPr>
                <w:noProof/>
                <w:webHidden/>
              </w:rPr>
              <w:fldChar w:fldCharType="end"/>
            </w:r>
          </w:hyperlink>
        </w:p>
        <w:p w14:paraId="61677DC6" w14:textId="293B7BB5" w:rsidR="00EB2ABA" w:rsidRDefault="00EB2ABA">
          <w:pPr>
            <w:pStyle w:val="TDC3"/>
            <w:tabs>
              <w:tab w:val="right" w:leader="dot" w:pos="8828"/>
            </w:tabs>
            <w:rPr>
              <w:rFonts w:asciiTheme="minorHAnsi" w:hAnsiTheme="minorHAnsi"/>
              <w:noProof/>
              <w:sz w:val="22"/>
              <w:lang w:val="es-ES" w:eastAsia="es-ES"/>
            </w:rPr>
          </w:pPr>
          <w:hyperlink w:anchor="_Toc26965955" w:history="1">
            <w:r w:rsidRPr="0050202B">
              <w:rPr>
                <w:rStyle w:val="Hipervnculo"/>
                <w:noProof/>
              </w:rPr>
              <w:t>Fases de desarrollo del proyecto</w:t>
            </w:r>
            <w:r>
              <w:rPr>
                <w:noProof/>
                <w:webHidden/>
              </w:rPr>
              <w:tab/>
            </w:r>
            <w:r>
              <w:rPr>
                <w:noProof/>
                <w:webHidden/>
              </w:rPr>
              <w:fldChar w:fldCharType="begin"/>
            </w:r>
            <w:r>
              <w:rPr>
                <w:noProof/>
                <w:webHidden/>
              </w:rPr>
              <w:instrText xml:space="preserve"> PAGEREF _Toc26965955 \h </w:instrText>
            </w:r>
            <w:r>
              <w:rPr>
                <w:noProof/>
                <w:webHidden/>
              </w:rPr>
            </w:r>
            <w:r>
              <w:rPr>
                <w:noProof/>
                <w:webHidden/>
              </w:rPr>
              <w:fldChar w:fldCharType="separate"/>
            </w:r>
            <w:r w:rsidR="004322B7">
              <w:rPr>
                <w:noProof/>
                <w:webHidden/>
              </w:rPr>
              <w:t>26</w:t>
            </w:r>
            <w:r>
              <w:rPr>
                <w:noProof/>
                <w:webHidden/>
              </w:rPr>
              <w:fldChar w:fldCharType="end"/>
            </w:r>
          </w:hyperlink>
        </w:p>
        <w:p w14:paraId="5A51082B" w14:textId="71CEF2AE" w:rsidR="00EB2ABA" w:rsidRDefault="00EB2ABA">
          <w:pPr>
            <w:pStyle w:val="TDC3"/>
            <w:tabs>
              <w:tab w:val="right" w:leader="dot" w:pos="8828"/>
            </w:tabs>
            <w:rPr>
              <w:rFonts w:asciiTheme="minorHAnsi" w:hAnsiTheme="minorHAnsi"/>
              <w:noProof/>
              <w:sz w:val="22"/>
              <w:lang w:val="es-ES" w:eastAsia="es-ES"/>
            </w:rPr>
          </w:pPr>
          <w:hyperlink w:anchor="_Toc26965956" w:history="1">
            <w:r w:rsidRPr="0050202B">
              <w:rPr>
                <w:rStyle w:val="Hipervnculo"/>
                <w:noProof/>
              </w:rPr>
              <w:t>Análisis de riesgos y limitaciones</w:t>
            </w:r>
            <w:r>
              <w:rPr>
                <w:noProof/>
                <w:webHidden/>
              </w:rPr>
              <w:tab/>
            </w:r>
            <w:r>
              <w:rPr>
                <w:noProof/>
                <w:webHidden/>
              </w:rPr>
              <w:fldChar w:fldCharType="begin"/>
            </w:r>
            <w:r>
              <w:rPr>
                <w:noProof/>
                <w:webHidden/>
              </w:rPr>
              <w:instrText xml:space="preserve"> PAGEREF _Toc26965956 \h </w:instrText>
            </w:r>
            <w:r>
              <w:rPr>
                <w:noProof/>
                <w:webHidden/>
              </w:rPr>
            </w:r>
            <w:r>
              <w:rPr>
                <w:noProof/>
                <w:webHidden/>
              </w:rPr>
              <w:fldChar w:fldCharType="separate"/>
            </w:r>
            <w:r w:rsidR="004322B7">
              <w:rPr>
                <w:noProof/>
                <w:webHidden/>
              </w:rPr>
              <w:t>29</w:t>
            </w:r>
            <w:r>
              <w:rPr>
                <w:noProof/>
                <w:webHidden/>
              </w:rPr>
              <w:fldChar w:fldCharType="end"/>
            </w:r>
          </w:hyperlink>
        </w:p>
        <w:p w14:paraId="71B34165" w14:textId="7383A880" w:rsidR="00EB2ABA" w:rsidRDefault="00EB2ABA">
          <w:pPr>
            <w:pStyle w:val="TDC3"/>
            <w:tabs>
              <w:tab w:val="right" w:leader="dot" w:pos="8828"/>
            </w:tabs>
            <w:rPr>
              <w:rFonts w:asciiTheme="minorHAnsi" w:hAnsiTheme="minorHAnsi"/>
              <w:noProof/>
              <w:sz w:val="22"/>
              <w:lang w:val="es-ES" w:eastAsia="es-ES"/>
            </w:rPr>
          </w:pPr>
          <w:hyperlink w:anchor="_Toc26965957" w:history="1">
            <w:r w:rsidRPr="0050202B">
              <w:rPr>
                <w:rStyle w:val="Hipervnculo"/>
                <w:noProof/>
              </w:rPr>
              <w:t>Cronograma del anteproyecto</w:t>
            </w:r>
            <w:r>
              <w:rPr>
                <w:noProof/>
                <w:webHidden/>
              </w:rPr>
              <w:tab/>
            </w:r>
            <w:r>
              <w:rPr>
                <w:noProof/>
                <w:webHidden/>
              </w:rPr>
              <w:fldChar w:fldCharType="begin"/>
            </w:r>
            <w:r>
              <w:rPr>
                <w:noProof/>
                <w:webHidden/>
              </w:rPr>
              <w:instrText xml:space="preserve"> PAGEREF _Toc26965957 \h </w:instrText>
            </w:r>
            <w:r>
              <w:rPr>
                <w:noProof/>
                <w:webHidden/>
              </w:rPr>
            </w:r>
            <w:r>
              <w:rPr>
                <w:noProof/>
                <w:webHidden/>
              </w:rPr>
              <w:fldChar w:fldCharType="separate"/>
            </w:r>
            <w:r w:rsidR="004322B7">
              <w:rPr>
                <w:noProof/>
                <w:webHidden/>
              </w:rPr>
              <w:t>31</w:t>
            </w:r>
            <w:r>
              <w:rPr>
                <w:noProof/>
                <w:webHidden/>
              </w:rPr>
              <w:fldChar w:fldCharType="end"/>
            </w:r>
          </w:hyperlink>
        </w:p>
        <w:p w14:paraId="04E0AF7D" w14:textId="79EE0AE4" w:rsidR="00EB2ABA" w:rsidRDefault="00EB2ABA">
          <w:pPr>
            <w:pStyle w:val="TDC3"/>
            <w:tabs>
              <w:tab w:val="right" w:leader="dot" w:pos="8828"/>
            </w:tabs>
            <w:rPr>
              <w:rFonts w:asciiTheme="minorHAnsi" w:hAnsiTheme="minorHAnsi"/>
              <w:noProof/>
              <w:sz w:val="22"/>
              <w:lang w:val="es-ES" w:eastAsia="es-ES"/>
            </w:rPr>
          </w:pPr>
          <w:hyperlink w:anchor="_Toc26965958" w:history="1">
            <w:r w:rsidRPr="0050202B">
              <w:rPr>
                <w:rStyle w:val="Hipervnculo"/>
                <w:noProof/>
              </w:rPr>
              <w:t>Presupuesto</w:t>
            </w:r>
            <w:r>
              <w:rPr>
                <w:noProof/>
                <w:webHidden/>
              </w:rPr>
              <w:tab/>
            </w:r>
            <w:r>
              <w:rPr>
                <w:noProof/>
                <w:webHidden/>
              </w:rPr>
              <w:fldChar w:fldCharType="begin"/>
            </w:r>
            <w:r>
              <w:rPr>
                <w:noProof/>
                <w:webHidden/>
              </w:rPr>
              <w:instrText xml:space="preserve"> PAGEREF _Toc26965958 \h </w:instrText>
            </w:r>
            <w:r>
              <w:rPr>
                <w:noProof/>
                <w:webHidden/>
              </w:rPr>
            </w:r>
            <w:r>
              <w:rPr>
                <w:noProof/>
                <w:webHidden/>
              </w:rPr>
              <w:fldChar w:fldCharType="separate"/>
            </w:r>
            <w:r w:rsidR="004322B7">
              <w:rPr>
                <w:noProof/>
                <w:webHidden/>
              </w:rPr>
              <w:t>32</w:t>
            </w:r>
            <w:r>
              <w:rPr>
                <w:noProof/>
                <w:webHidden/>
              </w:rPr>
              <w:fldChar w:fldCharType="end"/>
            </w:r>
          </w:hyperlink>
        </w:p>
        <w:p w14:paraId="3AB90230" w14:textId="6967AE69" w:rsidR="00EB2ABA" w:rsidRDefault="00EB2ABA">
          <w:pPr>
            <w:pStyle w:val="TDC2"/>
            <w:rPr>
              <w:rFonts w:asciiTheme="minorHAnsi" w:hAnsiTheme="minorHAnsi"/>
              <w:sz w:val="22"/>
              <w:lang w:val="es-ES" w:eastAsia="es-ES"/>
            </w:rPr>
          </w:pPr>
          <w:hyperlink w:anchor="_Toc26965959" w:history="1">
            <w:r w:rsidRPr="0050202B">
              <w:rPr>
                <w:rStyle w:val="Hipervnculo"/>
                <w:rFonts w:cs="Segoe UI"/>
              </w:rPr>
              <w:t>Contribución y resultados del proyecto de grado</w:t>
            </w:r>
            <w:r>
              <w:rPr>
                <w:webHidden/>
              </w:rPr>
              <w:tab/>
            </w:r>
            <w:r>
              <w:rPr>
                <w:webHidden/>
              </w:rPr>
              <w:fldChar w:fldCharType="begin"/>
            </w:r>
            <w:r>
              <w:rPr>
                <w:webHidden/>
              </w:rPr>
              <w:instrText xml:space="preserve"> PAGEREF _Toc26965959 \h </w:instrText>
            </w:r>
            <w:r>
              <w:rPr>
                <w:webHidden/>
              </w:rPr>
            </w:r>
            <w:r>
              <w:rPr>
                <w:webHidden/>
              </w:rPr>
              <w:fldChar w:fldCharType="separate"/>
            </w:r>
            <w:r w:rsidR="004322B7">
              <w:rPr>
                <w:webHidden/>
              </w:rPr>
              <w:t>34</w:t>
            </w:r>
            <w:r>
              <w:rPr>
                <w:webHidden/>
              </w:rPr>
              <w:fldChar w:fldCharType="end"/>
            </w:r>
          </w:hyperlink>
        </w:p>
        <w:p w14:paraId="6695B29E" w14:textId="53C3E661" w:rsidR="00EB2ABA" w:rsidRDefault="00EB2ABA">
          <w:pPr>
            <w:pStyle w:val="TDC3"/>
            <w:tabs>
              <w:tab w:val="right" w:leader="dot" w:pos="8828"/>
            </w:tabs>
            <w:rPr>
              <w:rFonts w:asciiTheme="minorHAnsi" w:hAnsiTheme="minorHAnsi"/>
              <w:noProof/>
              <w:sz w:val="22"/>
              <w:lang w:val="es-ES" w:eastAsia="es-ES"/>
            </w:rPr>
          </w:pPr>
          <w:hyperlink w:anchor="_Toc26965960" w:history="1">
            <w:r w:rsidRPr="0050202B">
              <w:rPr>
                <w:rStyle w:val="Hipervnculo"/>
                <w:rFonts w:cs="Segoe UI"/>
                <w:noProof/>
              </w:rPr>
              <w:t>Aportes relacionados con el objeto del proyecto</w:t>
            </w:r>
            <w:r>
              <w:rPr>
                <w:noProof/>
                <w:webHidden/>
              </w:rPr>
              <w:tab/>
            </w:r>
            <w:r>
              <w:rPr>
                <w:noProof/>
                <w:webHidden/>
              </w:rPr>
              <w:fldChar w:fldCharType="begin"/>
            </w:r>
            <w:r>
              <w:rPr>
                <w:noProof/>
                <w:webHidden/>
              </w:rPr>
              <w:instrText xml:space="preserve"> PAGEREF _Toc26965960 \h </w:instrText>
            </w:r>
            <w:r>
              <w:rPr>
                <w:noProof/>
                <w:webHidden/>
              </w:rPr>
            </w:r>
            <w:r>
              <w:rPr>
                <w:noProof/>
                <w:webHidden/>
              </w:rPr>
              <w:fldChar w:fldCharType="separate"/>
            </w:r>
            <w:r w:rsidR="004322B7">
              <w:rPr>
                <w:noProof/>
                <w:webHidden/>
              </w:rPr>
              <w:t>34</w:t>
            </w:r>
            <w:r>
              <w:rPr>
                <w:noProof/>
                <w:webHidden/>
              </w:rPr>
              <w:fldChar w:fldCharType="end"/>
            </w:r>
          </w:hyperlink>
        </w:p>
        <w:p w14:paraId="17F246AB" w14:textId="07299D39" w:rsidR="00EB2ABA" w:rsidRDefault="00EB2ABA">
          <w:pPr>
            <w:pStyle w:val="TDC3"/>
            <w:tabs>
              <w:tab w:val="right" w:leader="dot" w:pos="8828"/>
            </w:tabs>
            <w:rPr>
              <w:rFonts w:asciiTheme="minorHAnsi" w:hAnsiTheme="minorHAnsi"/>
              <w:noProof/>
              <w:sz w:val="22"/>
              <w:lang w:val="es-ES" w:eastAsia="es-ES"/>
            </w:rPr>
          </w:pPr>
          <w:hyperlink w:anchor="_Toc26965961" w:history="1">
            <w:r w:rsidRPr="0050202B">
              <w:rPr>
                <w:rStyle w:val="Hipervnculo"/>
                <w:noProof/>
              </w:rPr>
              <w:t>Aportes relacionados con el desarrollo de capacidades del investigador</w:t>
            </w:r>
            <w:r>
              <w:rPr>
                <w:noProof/>
                <w:webHidden/>
              </w:rPr>
              <w:tab/>
            </w:r>
            <w:r>
              <w:rPr>
                <w:noProof/>
                <w:webHidden/>
              </w:rPr>
              <w:fldChar w:fldCharType="begin"/>
            </w:r>
            <w:r>
              <w:rPr>
                <w:noProof/>
                <w:webHidden/>
              </w:rPr>
              <w:instrText xml:space="preserve"> PAGEREF _Toc26965961 \h </w:instrText>
            </w:r>
            <w:r>
              <w:rPr>
                <w:noProof/>
                <w:webHidden/>
              </w:rPr>
            </w:r>
            <w:r>
              <w:rPr>
                <w:noProof/>
                <w:webHidden/>
              </w:rPr>
              <w:fldChar w:fldCharType="separate"/>
            </w:r>
            <w:r w:rsidR="004322B7">
              <w:rPr>
                <w:noProof/>
                <w:webHidden/>
              </w:rPr>
              <w:t>34</w:t>
            </w:r>
            <w:r>
              <w:rPr>
                <w:noProof/>
                <w:webHidden/>
              </w:rPr>
              <w:fldChar w:fldCharType="end"/>
            </w:r>
          </w:hyperlink>
        </w:p>
        <w:p w14:paraId="448DDDD8" w14:textId="137DD44B" w:rsidR="00EB2ABA" w:rsidRDefault="00EB2ABA">
          <w:pPr>
            <w:pStyle w:val="TDC3"/>
            <w:tabs>
              <w:tab w:val="right" w:leader="dot" w:pos="8828"/>
            </w:tabs>
            <w:rPr>
              <w:rFonts w:asciiTheme="minorHAnsi" w:hAnsiTheme="minorHAnsi"/>
              <w:noProof/>
              <w:sz w:val="22"/>
              <w:lang w:val="es-ES" w:eastAsia="es-ES"/>
            </w:rPr>
          </w:pPr>
          <w:hyperlink w:anchor="_Toc26965962" w:history="1">
            <w:r w:rsidRPr="0050202B">
              <w:rPr>
                <w:rStyle w:val="Hipervnculo"/>
                <w:noProof/>
              </w:rPr>
              <w:t>Resultados y entregables</w:t>
            </w:r>
            <w:r>
              <w:rPr>
                <w:noProof/>
                <w:webHidden/>
              </w:rPr>
              <w:tab/>
            </w:r>
            <w:r>
              <w:rPr>
                <w:noProof/>
                <w:webHidden/>
              </w:rPr>
              <w:fldChar w:fldCharType="begin"/>
            </w:r>
            <w:r>
              <w:rPr>
                <w:noProof/>
                <w:webHidden/>
              </w:rPr>
              <w:instrText xml:space="preserve"> PAGEREF _Toc26965962 \h </w:instrText>
            </w:r>
            <w:r>
              <w:rPr>
                <w:noProof/>
                <w:webHidden/>
              </w:rPr>
            </w:r>
            <w:r>
              <w:rPr>
                <w:noProof/>
                <w:webHidden/>
              </w:rPr>
              <w:fldChar w:fldCharType="separate"/>
            </w:r>
            <w:r w:rsidR="004322B7">
              <w:rPr>
                <w:noProof/>
                <w:webHidden/>
              </w:rPr>
              <w:t>34</w:t>
            </w:r>
            <w:r>
              <w:rPr>
                <w:noProof/>
                <w:webHidden/>
              </w:rPr>
              <w:fldChar w:fldCharType="end"/>
            </w:r>
          </w:hyperlink>
        </w:p>
        <w:p w14:paraId="11848B80" w14:textId="6222F3D9" w:rsidR="00EB2ABA" w:rsidRDefault="00EB2ABA">
          <w:pPr>
            <w:pStyle w:val="TDC3"/>
            <w:tabs>
              <w:tab w:val="right" w:leader="dot" w:pos="8828"/>
            </w:tabs>
            <w:rPr>
              <w:rFonts w:asciiTheme="minorHAnsi" w:hAnsiTheme="minorHAnsi"/>
              <w:noProof/>
              <w:sz w:val="22"/>
              <w:lang w:val="es-ES" w:eastAsia="es-ES"/>
            </w:rPr>
          </w:pPr>
          <w:hyperlink w:anchor="_Toc26965963" w:history="1">
            <w:r w:rsidRPr="0050202B">
              <w:rPr>
                <w:rStyle w:val="Hipervnculo"/>
                <w:noProof/>
              </w:rPr>
              <w:t>Resultados</w:t>
            </w:r>
            <w:r>
              <w:rPr>
                <w:noProof/>
                <w:webHidden/>
              </w:rPr>
              <w:tab/>
            </w:r>
            <w:r>
              <w:rPr>
                <w:noProof/>
                <w:webHidden/>
              </w:rPr>
              <w:fldChar w:fldCharType="begin"/>
            </w:r>
            <w:r>
              <w:rPr>
                <w:noProof/>
                <w:webHidden/>
              </w:rPr>
              <w:instrText xml:space="preserve"> PAGEREF _Toc26965963 \h </w:instrText>
            </w:r>
            <w:r>
              <w:rPr>
                <w:noProof/>
                <w:webHidden/>
              </w:rPr>
            </w:r>
            <w:r>
              <w:rPr>
                <w:noProof/>
                <w:webHidden/>
              </w:rPr>
              <w:fldChar w:fldCharType="separate"/>
            </w:r>
            <w:r w:rsidR="004322B7">
              <w:rPr>
                <w:noProof/>
                <w:webHidden/>
              </w:rPr>
              <w:t>35</w:t>
            </w:r>
            <w:r>
              <w:rPr>
                <w:noProof/>
                <w:webHidden/>
              </w:rPr>
              <w:fldChar w:fldCharType="end"/>
            </w:r>
          </w:hyperlink>
        </w:p>
        <w:p w14:paraId="24E873C9" w14:textId="61840597" w:rsidR="00EB2ABA" w:rsidRDefault="00EB2ABA">
          <w:pPr>
            <w:pStyle w:val="TDC2"/>
            <w:rPr>
              <w:rFonts w:asciiTheme="minorHAnsi" w:hAnsiTheme="minorHAnsi"/>
              <w:sz w:val="22"/>
              <w:lang w:val="es-ES" w:eastAsia="es-ES"/>
            </w:rPr>
          </w:pPr>
          <w:hyperlink w:anchor="_Toc26965964" w:history="1">
            <w:r w:rsidRPr="0050202B">
              <w:rPr>
                <w:rStyle w:val="Hipervnculo"/>
                <w:rFonts w:cs="Segoe UI"/>
              </w:rPr>
              <w:t>Creación de la base de datos</w:t>
            </w:r>
            <w:r>
              <w:rPr>
                <w:webHidden/>
              </w:rPr>
              <w:tab/>
            </w:r>
            <w:r>
              <w:rPr>
                <w:webHidden/>
              </w:rPr>
              <w:fldChar w:fldCharType="begin"/>
            </w:r>
            <w:r>
              <w:rPr>
                <w:webHidden/>
              </w:rPr>
              <w:instrText xml:space="preserve"> PAGEREF _Toc26965964 \h </w:instrText>
            </w:r>
            <w:r>
              <w:rPr>
                <w:webHidden/>
              </w:rPr>
            </w:r>
            <w:r>
              <w:rPr>
                <w:webHidden/>
              </w:rPr>
              <w:fldChar w:fldCharType="separate"/>
            </w:r>
            <w:r w:rsidR="004322B7">
              <w:rPr>
                <w:webHidden/>
              </w:rPr>
              <w:t>36</w:t>
            </w:r>
            <w:r>
              <w:rPr>
                <w:webHidden/>
              </w:rPr>
              <w:fldChar w:fldCharType="end"/>
            </w:r>
          </w:hyperlink>
        </w:p>
        <w:p w14:paraId="04AEA809" w14:textId="0114DF98" w:rsidR="00EB2ABA" w:rsidRDefault="00EB2ABA">
          <w:pPr>
            <w:pStyle w:val="TDC3"/>
            <w:tabs>
              <w:tab w:val="right" w:leader="dot" w:pos="8828"/>
            </w:tabs>
            <w:rPr>
              <w:rFonts w:asciiTheme="minorHAnsi" w:hAnsiTheme="minorHAnsi"/>
              <w:noProof/>
              <w:sz w:val="22"/>
              <w:lang w:val="es-ES" w:eastAsia="es-ES"/>
            </w:rPr>
          </w:pPr>
          <w:hyperlink w:anchor="_Toc26965965" w:history="1">
            <w:r w:rsidRPr="0050202B">
              <w:rPr>
                <w:rStyle w:val="Hipervnculo"/>
                <w:noProof/>
              </w:rPr>
              <w:t>Selección de las canciones</w:t>
            </w:r>
            <w:r>
              <w:rPr>
                <w:noProof/>
                <w:webHidden/>
              </w:rPr>
              <w:tab/>
            </w:r>
            <w:r>
              <w:rPr>
                <w:noProof/>
                <w:webHidden/>
              </w:rPr>
              <w:fldChar w:fldCharType="begin"/>
            </w:r>
            <w:r>
              <w:rPr>
                <w:noProof/>
                <w:webHidden/>
              </w:rPr>
              <w:instrText xml:space="preserve"> PAGEREF _Toc26965965 \h </w:instrText>
            </w:r>
            <w:r>
              <w:rPr>
                <w:noProof/>
                <w:webHidden/>
              </w:rPr>
            </w:r>
            <w:r>
              <w:rPr>
                <w:noProof/>
                <w:webHidden/>
              </w:rPr>
              <w:fldChar w:fldCharType="separate"/>
            </w:r>
            <w:r w:rsidR="004322B7">
              <w:rPr>
                <w:noProof/>
                <w:webHidden/>
              </w:rPr>
              <w:t>36</w:t>
            </w:r>
            <w:r>
              <w:rPr>
                <w:noProof/>
                <w:webHidden/>
              </w:rPr>
              <w:fldChar w:fldCharType="end"/>
            </w:r>
          </w:hyperlink>
        </w:p>
        <w:p w14:paraId="3B7115B8" w14:textId="5FCAD4B6" w:rsidR="00EB2ABA" w:rsidRDefault="00EB2ABA">
          <w:pPr>
            <w:pStyle w:val="TDC3"/>
            <w:tabs>
              <w:tab w:val="right" w:leader="dot" w:pos="8828"/>
            </w:tabs>
            <w:rPr>
              <w:rFonts w:asciiTheme="minorHAnsi" w:hAnsiTheme="minorHAnsi"/>
              <w:noProof/>
              <w:sz w:val="22"/>
              <w:lang w:val="es-ES" w:eastAsia="es-ES"/>
            </w:rPr>
          </w:pPr>
          <w:hyperlink w:anchor="_Toc26965966" w:history="1">
            <w:r w:rsidRPr="0050202B">
              <w:rPr>
                <w:rStyle w:val="Hipervnculo"/>
                <w:noProof/>
              </w:rPr>
              <w:t>Creación de las tablas</w:t>
            </w:r>
            <w:r>
              <w:rPr>
                <w:noProof/>
                <w:webHidden/>
              </w:rPr>
              <w:tab/>
            </w:r>
            <w:r>
              <w:rPr>
                <w:noProof/>
                <w:webHidden/>
              </w:rPr>
              <w:fldChar w:fldCharType="begin"/>
            </w:r>
            <w:r>
              <w:rPr>
                <w:noProof/>
                <w:webHidden/>
              </w:rPr>
              <w:instrText xml:space="preserve"> PAGEREF _Toc26965966 \h </w:instrText>
            </w:r>
            <w:r>
              <w:rPr>
                <w:noProof/>
                <w:webHidden/>
              </w:rPr>
            </w:r>
            <w:r>
              <w:rPr>
                <w:noProof/>
                <w:webHidden/>
              </w:rPr>
              <w:fldChar w:fldCharType="separate"/>
            </w:r>
            <w:r w:rsidR="004322B7">
              <w:rPr>
                <w:noProof/>
                <w:webHidden/>
              </w:rPr>
              <w:t>36</w:t>
            </w:r>
            <w:r>
              <w:rPr>
                <w:noProof/>
                <w:webHidden/>
              </w:rPr>
              <w:fldChar w:fldCharType="end"/>
            </w:r>
          </w:hyperlink>
        </w:p>
        <w:p w14:paraId="7C5B1360" w14:textId="12D91977" w:rsidR="00EB2ABA" w:rsidRDefault="00EB2ABA">
          <w:pPr>
            <w:pStyle w:val="TDC3"/>
            <w:tabs>
              <w:tab w:val="right" w:leader="dot" w:pos="8828"/>
            </w:tabs>
            <w:rPr>
              <w:rFonts w:asciiTheme="minorHAnsi" w:hAnsiTheme="minorHAnsi"/>
              <w:noProof/>
              <w:sz w:val="22"/>
              <w:lang w:val="es-ES" w:eastAsia="es-ES"/>
            </w:rPr>
          </w:pPr>
          <w:hyperlink w:anchor="_Toc26965967" w:history="1">
            <w:r w:rsidRPr="0050202B">
              <w:rPr>
                <w:rStyle w:val="Hipervnculo"/>
                <w:noProof/>
              </w:rPr>
              <w:t>Despliegue de las tablas</w:t>
            </w:r>
            <w:r>
              <w:rPr>
                <w:noProof/>
                <w:webHidden/>
              </w:rPr>
              <w:tab/>
            </w:r>
            <w:r>
              <w:rPr>
                <w:noProof/>
                <w:webHidden/>
              </w:rPr>
              <w:fldChar w:fldCharType="begin"/>
            </w:r>
            <w:r>
              <w:rPr>
                <w:noProof/>
                <w:webHidden/>
              </w:rPr>
              <w:instrText xml:space="preserve"> PAGEREF _Toc26965967 \h </w:instrText>
            </w:r>
            <w:r>
              <w:rPr>
                <w:noProof/>
                <w:webHidden/>
              </w:rPr>
            </w:r>
            <w:r>
              <w:rPr>
                <w:noProof/>
                <w:webHidden/>
              </w:rPr>
              <w:fldChar w:fldCharType="separate"/>
            </w:r>
            <w:r w:rsidR="004322B7">
              <w:rPr>
                <w:noProof/>
                <w:webHidden/>
              </w:rPr>
              <w:t>37</w:t>
            </w:r>
            <w:r>
              <w:rPr>
                <w:noProof/>
                <w:webHidden/>
              </w:rPr>
              <w:fldChar w:fldCharType="end"/>
            </w:r>
          </w:hyperlink>
        </w:p>
        <w:p w14:paraId="4D033A6B" w14:textId="38701065" w:rsidR="00EB2ABA" w:rsidRDefault="00EB2ABA">
          <w:pPr>
            <w:pStyle w:val="TDC2"/>
            <w:rPr>
              <w:rFonts w:asciiTheme="minorHAnsi" w:hAnsiTheme="minorHAnsi"/>
              <w:sz w:val="22"/>
              <w:lang w:val="es-ES" w:eastAsia="es-ES"/>
            </w:rPr>
          </w:pPr>
          <w:hyperlink w:anchor="_Toc26965968" w:history="1">
            <w:r w:rsidRPr="0050202B">
              <w:rPr>
                <w:rStyle w:val="Hipervnculo"/>
                <w:rFonts w:cs="Segoe UI"/>
              </w:rPr>
              <w:t>Desarrollo del cliente y el servidor</w:t>
            </w:r>
            <w:r>
              <w:rPr>
                <w:webHidden/>
              </w:rPr>
              <w:tab/>
            </w:r>
            <w:r>
              <w:rPr>
                <w:webHidden/>
              </w:rPr>
              <w:fldChar w:fldCharType="begin"/>
            </w:r>
            <w:r>
              <w:rPr>
                <w:webHidden/>
              </w:rPr>
              <w:instrText xml:space="preserve"> PAGEREF _Toc26965968 \h </w:instrText>
            </w:r>
            <w:r>
              <w:rPr>
                <w:webHidden/>
              </w:rPr>
            </w:r>
            <w:r>
              <w:rPr>
                <w:webHidden/>
              </w:rPr>
              <w:fldChar w:fldCharType="separate"/>
            </w:r>
            <w:r w:rsidR="004322B7">
              <w:rPr>
                <w:webHidden/>
              </w:rPr>
              <w:t>38</w:t>
            </w:r>
            <w:r>
              <w:rPr>
                <w:webHidden/>
              </w:rPr>
              <w:fldChar w:fldCharType="end"/>
            </w:r>
          </w:hyperlink>
        </w:p>
        <w:p w14:paraId="0FE4EE1F" w14:textId="16E23632" w:rsidR="00EB2ABA" w:rsidRDefault="00EB2ABA">
          <w:pPr>
            <w:pStyle w:val="TDC3"/>
            <w:tabs>
              <w:tab w:val="right" w:leader="dot" w:pos="8828"/>
            </w:tabs>
            <w:rPr>
              <w:rFonts w:asciiTheme="minorHAnsi" w:hAnsiTheme="minorHAnsi"/>
              <w:noProof/>
              <w:sz w:val="22"/>
              <w:lang w:val="es-ES" w:eastAsia="es-ES"/>
            </w:rPr>
          </w:pPr>
          <w:hyperlink w:anchor="_Toc26965969" w:history="1">
            <w:r w:rsidRPr="0050202B">
              <w:rPr>
                <w:rStyle w:val="Hipervnculo"/>
                <w:noProof/>
              </w:rPr>
              <w:t>Requerimientos funcionales</w:t>
            </w:r>
            <w:r>
              <w:rPr>
                <w:noProof/>
                <w:webHidden/>
              </w:rPr>
              <w:tab/>
            </w:r>
            <w:r>
              <w:rPr>
                <w:noProof/>
                <w:webHidden/>
              </w:rPr>
              <w:fldChar w:fldCharType="begin"/>
            </w:r>
            <w:r>
              <w:rPr>
                <w:noProof/>
                <w:webHidden/>
              </w:rPr>
              <w:instrText xml:space="preserve"> PAGEREF _Toc26965969 \h </w:instrText>
            </w:r>
            <w:r>
              <w:rPr>
                <w:noProof/>
                <w:webHidden/>
              </w:rPr>
            </w:r>
            <w:r>
              <w:rPr>
                <w:noProof/>
                <w:webHidden/>
              </w:rPr>
              <w:fldChar w:fldCharType="separate"/>
            </w:r>
            <w:r w:rsidR="004322B7">
              <w:rPr>
                <w:noProof/>
                <w:webHidden/>
              </w:rPr>
              <w:t>38</w:t>
            </w:r>
            <w:r>
              <w:rPr>
                <w:noProof/>
                <w:webHidden/>
              </w:rPr>
              <w:fldChar w:fldCharType="end"/>
            </w:r>
          </w:hyperlink>
        </w:p>
        <w:p w14:paraId="5C8FC72B" w14:textId="33A33F1B" w:rsidR="00EB2ABA" w:rsidRDefault="00EB2ABA">
          <w:pPr>
            <w:pStyle w:val="TDC3"/>
            <w:tabs>
              <w:tab w:val="right" w:leader="dot" w:pos="8828"/>
            </w:tabs>
            <w:rPr>
              <w:rFonts w:asciiTheme="minorHAnsi" w:hAnsiTheme="minorHAnsi"/>
              <w:noProof/>
              <w:sz w:val="22"/>
              <w:lang w:val="es-ES" w:eastAsia="es-ES"/>
            </w:rPr>
          </w:pPr>
          <w:hyperlink w:anchor="_Toc26965970" w:history="1">
            <w:r w:rsidRPr="0050202B">
              <w:rPr>
                <w:rStyle w:val="Hipervnculo"/>
                <w:noProof/>
              </w:rPr>
              <w:t>Requerimientos no funcionales</w:t>
            </w:r>
            <w:r>
              <w:rPr>
                <w:noProof/>
                <w:webHidden/>
              </w:rPr>
              <w:tab/>
            </w:r>
            <w:r>
              <w:rPr>
                <w:noProof/>
                <w:webHidden/>
              </w:rPr>
              <w:fldChar w:fldCharType="begin"/>
            </w:r>
            <w:r>
              <w:rPr>
                <w:noProof/>
                <w:webHidden/>
              </w:rPr>
              <w:instrText xml:space="preserve"> PAGEREF _Toc26965970 \h </w:instrText>
            </w:r>
            <w:r>
              <w:rPr>
                <w:noProof/>
                <w:webHidden/>
              </w:rPr>
            </w:r>
            <w:r>
              <w:rPr>
                <w:noProof/>
                <w:webHidden/>
              </w:rPr>
              <w:fldChar w:fldCharType="separate"/>
            </w:r>
            <w:r w:rsidR="004322B7">
              <w:rPr>
                <w:noProof/>
                <w:webHidden/>
              </w:rPr>
              <w:t>39</w:t>
            </w:r>
            <w:r>
              <w:rPr>
                <w:noProof/>
                <w:webHidden/>
              </w:rPr>
              <w:fldChar w:fldCharType="end"/>
            </w:r>
          </w:hyperlink>
        </w:p>
        <w:p w14:paraId="12D8A766" w14:textId="0224AEEE" w:rsidR="00EB2ABA" w:rsidRDefault="00EB2ABA">
          <w:pPr>
            <w:pStyle w:val="TDC3"/>
            <w:tabs>
              <w:tab w:val="right" w:leader="dot" w:pos="8828"/>
            </w:tabs>
            <w:rPr>
              <w:rFonts w:asciiTheme="minorHAnsi" w:hAnsiTheme="minorHAnsi"/>
              <w:noProof/>
              <w:sz w:val="22"/>
              <w:lang w:val="es-ES" w:eastAsia="es-ES"/>
            </w:rPr>
          </w:pPr>
          <w:hyperlink w:anchor="_Toc26965971" w:history="1">
            <w:r w:rsidRPr="0050202B">
              <w:rPr>
                <w:rStyle w:val="Hipervnculo"/>
                <w:noProof/>
              </w:rPr>
              <w:t>Diseño</w:t>
            </w:r>
            <w:r>
              <w:rPr>
                <w:noProof/>
                <w:webHidden/>
              </w:rPr>
              <w:tab/>
            </w:r>
            <w:r>
              <w:rPr>
                <w:noProof/>
                <w:webHidden/>
              </w:rPr>
              <w:fldChar w:fldCharType="begin"/>
            </w:r>
            <w:r>
              <w:rPr>
                <w:noProof/>
                <w:webHidden/>
              </w:rPr>
              <w:instrText xml:space="preserve"> PAGEREF _Toc26965971 \h </w:instrText>
            </w:r>
            <w:r>
              <w:rPr>
                <w:noProof/>
                <w:webHidden/>
              </w:rPr>
            </w:r>
            <w:r>
              <w:rPr>
                <w:noProof/>
                <w:webHidden/>
              </w:rPr>
              <w:fldChar w:fldCharType="separate"/>
            </w:r>
            <w:r w:rsidR="004322B7">
              <w:rPr>
                <w:noProof/>
                <w:webHidden/>
              </w:rPr>
              <w:t>39</w:t>
            </w:r>
            <w:r>
              <w:rPr>
                <w:noProof/>
                <w:webHidden/>
              </w:rPr>
              <w:fldChar w:fldCharType="end"/>
            </w:r>
          </w:hyperlink>
        </w:p>
        <w:p w14:paraId="1C9AA150" w14:textId="411215FF" w:rsidR="00EB2ABA" w:rsidRDefault="00EB2ABA">
          <w:pPr>
            <w:pStyle w:val="TDC3"/>
            <w:tabs>
              <w:tab w:val="right" w:leader="dot" w:pos="8828"/>
            </w:tabs>
            <w:rPr>
              <w:rFonts w:asciiTheme="minorHAnsi" w:hAnsiTheme="minorHAnsi"/>
              <w:noProof/>
              <w:sz w:val="22"/>
              <w:lang w:val="es-ES" w:eastAsia="es-ES"/>
            </w:rPr>
          </w:pPr>
          <w:hyperlink w:anchor="_Toc26965972" w:history="1">
            <w:r w:rsidRPr="0050202B">
              <w:rPr>
                <w:rStyle w:val="Hipervnculo"/>
                <w:noProof/>
              </w:rPr>
              <w:t>Despliegue</w:t>
            </w:r>
            <w:r>
              <w:rPr>
                <w:noProof/>
                <w:webHidden/>
              </w:rPr>
              <w:tab/>
            </w:r>
            <w:r>
              <w:rPr>
                <w:noProof/>
                <w:webHidden/>
              </w:rPr>
              <w:fldChar w:fldCharType="begin"/>
            </w:r>
            <w:r>
              <w:rPr>
                <w:noProof/>
                <w:webHidden/>
              </w:rPr>
              <w:instrText xml:space="preserve"> PAGEREF _Toc26965972 \h </w:instrText>
            </w:r>
            <w:r>
              <w:rPr>
                <w:noProof/>
                <w:webHidden/>
              </w:rPr>
            </w:r>
            <w:r>
              <w:rPr>
                <w:noProof/>
                <w:webHidden/>
              </w:rPr>
              <w:fldChar w:fldCharType="separate"/>
            </w:r>
            <w:r w:rsidR="004322B7">
              <w:rPr>
                <w:noProof/>
                <w:webHidden/>
              </w:rPr>
              <w:t>40</w:t>
            </w:r>
            <w:r>
              <w:rPr>
                <w:noProof/>
                <w:webHidden/>
              </w:rPr>
              <w:fldChar w:fldCharType="end"/>
            </w:r>
          </w:hyperlink>
        </w:p>
        <w:p w14:paraId="732B48CF" w14:textId="2D57C024" w:rsidR="00EB2ABA" w:rsidRDefault="00EB2ABA">
          <w:pPr>
            <w:pStyle w:val="TDC3"/>
            <w:tabs>
              <w:tab w:val="right" w:leader="dot" w:pos="8828"/>
            </w:tabs>
            <w:rPr>
              <w:rFonts w:asciiTheme="minorHAnsi" w:hAnsiTheme="minorHAnsi"/>
              <w:noProof/>
              <w:sz w:val="22"/>
              <w:lang w:val="es-ES" w:eastAsia="es-ES"/>
            </w:rPr>
          </w:pPr>
          <w:hyperlink w:anchor="_Toc26965973" w:history="1">
            <w:r w:rsidRPr="0050202B">
              <w:rPr>
                <w:rStyle w:val="Hipervnculo"/>
                <w:noProof/>
              </w:rPr>
              <w:t>Resultados</w:t>
            </w:r>
            <w:r>
              <w:rPr>
                <w:noProof/>
                <w:webHidden/>
              </w:rPr>
              <w:tab/>
            </w:r>
            <w:r>
              <w:rPr>
                <w:noProof/>
                <w:webHidden/>
              </w:rPr>
              <w:fldChar w:fldCharType="begin"/>
            </w:r>
            <w:r>
              <w:rPr>
                <w:noProof/>
                <w:webHidden/>
              </w:rPr>
              <w:instrText xml:space="preserve"> PAGEREF _Toc26965973 \h </w:instrText>
            </w:r>
            <w:r>
              <w:rPr>
                <w:noProof/>
                <w:webHidden/>
              </w:rPr>
            </w:r>
            <w:r>
              <w:rPr>
                <w:noProof/>
                <w:webHidden/>
              </w:rPr>
              <w:fldChar w:fldCharType="separate"/>
            </w:r>
            <w:r w:rsidR="004322B7">
              <w:rPr>
                <w:noProof/>
                <w:webHidden/>
              </w:rPr>
              <w:t>40</w:t>
            </w:r>
            <w:r>
              <w:rPr>
                <w:noProof/>
                <w:webHidden/>
              </w:rPr>
              <w:fldChar w:fldCharType="end"/>
            </w:r>
          </w:hyperlink>
        </w:p>
        <w:p w14:paraId="5E9529BA" w14:textId="449F7D9A" w:rsidR="00EB2ABA" w:rsidRDefault="00EB2ABA">
          <w:pPr>
            <w:pStyle w:val="TDC3"/>
            <w:tabs>
              <w:tab w:val="right" w:leader="dot" w:pos="8828"/>
            </w:tabs>
            <w:rPr>
              <w:rFonts w:asciiTheme="minorHAnsi" w:hAnsiTheme="minorHAnsi"/>
              <w:noProof/>
              <w:sz w:val="22"/>
              <w:lang w:val="es-ES" w:eastAsia="es-ES"/>
            </w:rPr>
          </w:pPr>
          <w:hyperlink w:anchor="_Toc26965974" w:history="1">
            <w:r w:rsidRPr="0050202B">
              <w:rPr>
                <w:rStyle w:val="Hipervnculo"/>
                <w:noProof/>
              </w:rPr>
              <w:t>Sesiones con los usuarios</w:t>
            </w:r>
            <w:r>
              <w:rPr>
                <w:noProof/>
                <w:webHidden/>
              </w:rPr>
              <w:tab/>
            </w:r>
            <w:r>
              <w:rPr>
                <w:noProof/>
                <w:webHidden/>
              </w:rPr>
              <w:fldChar w:fldCharType="begin"/>
            </w:r>
            <w:r>
              <w:rPr>
                <w:noProof/>
                <w:webHidden/>
              </w:rPr>
              <w:instrText xml:space="preserve"> PAGEREF _Toc26965974 \h </w:instrText>
            </w:r>
            <w:r>
              <w:rPr>
                <w:noProof/>
                <w:webHidden/>
              </w:rPr>
            </w:r>
            <w:r>
              <w:rPr>
                <w:noProof/>
                <w:webHidden/>
              </w:rPr>
              <w:fldChar w:fldCharType="separate"/>
            </w:r>
            <w:r w:rsidR="004322B7">
              <w:rPr>
                <w:noProof/>
                <w:webHidden/>
              </w:rPr>
              <w:t>42</w:t>
            </w:r>
            <w:r>
              <w:rPr>
                <w:noProof/>
                <w:webHidden/>
              </w:rPr>
              <w:fldChar w:fldCharType="end"/>
            </w:r>
          </w:hyperlink>
        </w:p>
        <w:p w14:paraId="1B6EC094" w14:textId="2DF40532" w:rsidR="00EB2ABA" w:rsidRDefault="00EB2ABA">
          <w:pPr>
            <w:pStyle w:val="TDC2"/>
            <w:rPr>
              <w:rFonts w:asciiTheme="minorHAnsi" w:hAnsiTheme="minorHAnsi"/>
              <w:sz w:val="22"/>
              <w:lang w:val="es-ES" w:eastAsia="es-ES"/>
            </w:rPr>
          </w:pPr>
          <w:hyperlink w:anchor="_Toc26965975" w:history="1">
            <w:r w:rsidRPr="0050202B">
              <w:rPr>
                <w:rStyle w:val="Hipervnculo"/>
                <w:rFonts w:cs="Segoe UI"/>
              </w:rPr>
              <w:t>Modelado y evaluación de los datos</w:t>
            </w:r>
            <w:r>
              <w:rPr>
                <w:webHidden/>
              </w:rPr>
              <w:tab/>
            </w:r>
            <w:r>
              <w:rPr>
                <w:webHidden/>
              </w:rPr>
              <w:fldChar w:fldCharType="begin"/>
            </w:r>
            <w:r>
              <w:rPr>
                <w:webHidden/>
              </w:rPr>
              <w:instrText xml:space="preserve"> PAGEREF _Toc26965975 \h </w:instrText>
            </w:r>
            <w:r>
              <w:rPr>
                <w:webHidden/>
              </w:rPr>
            </w:r>
            <w:r>
              <w:rPr>
                <w:webHidden/>
              </w:rPr>
              <w:fldChar w:fldCharType="separate"/>
            </w:r>
            <w:r w:rsidR="004322B7">
              <w:rPr>
                <w:webHidden/>
              </w:rPr>
              <w:t>44</w:t>
            </w:r>
            <w:r>
              <w:rPr>
                <w:webHidden/>
              </w:rPr>
              <w:fldChar w:fldCharType="end"/>
            </w:r>
          </w:hyperlink>
        </w:p>
        <w:p w14:paraId="02DEB8D9" w14:textId="6BF2723E" w:rsidR="00EB2ABA" w:rsidRDefault="00EB2ABA">
          <w:pPr>
            <w:pStyle w:val="TDC3"/>
            <w:tabs>
              <w:tab w:val="right" w:leader="dot" w:pos="8828"/>
            </w:tabs>
            <w:rPr>
              <w:rFonts w:asciiTheme="minorHAnsi" w:hAnsiTheme="minorHAnsi"/>
              <w:noProof/>
              <w:sz w:val="22"/>
              <w:lang w:val="es-ES" w:eastAsia="es-ES"/>
            </w:rPr>
          </w:pPr>
          <w:hyperlink w:anchor="_Toc26965976" w:history="1">
            <w:r w:rsidRPr="0050202B">
              <w:rPr>
                <w:rStyle w:val="Hipervnculo"/>
                <w:noProof/>
              </w:rPr>
              <w:t>Entendimiento del negocio</w:t>
            </w:r>
            <w:r>
              <w:rPr>
                <w:noProof/>
                <w:webHidden/>
              </w:rPr>
              <w:tab/>
            </w:r>
            <w:r>
              <w:rPr>
                <w:noProof/>
                <w:webHidden/>
              </w:rPr>
              <w:fldChar w:fldCharType="begin"/>
            </w:r>
            <w:r>
              <w:rPr>
                <w:noProof/>
                <w:webHidden/>
              </w:rPr>
              <w:instrText xml:space="preserve"> PAGEREF _Toc26965976 \h </w:instrText>
            </w:r>
            <w:r>
              <w:rPr>
                <w:noProof/>
                <w:webHidden/>
              </w:rPr>
            </w:r>
            <w:r>
              <w:rPr>
                <w:noProof/>
                <w:webHidden/>
              </w:rPr>
              <w:fldChar w:fldCharType="separate"/>
            </w:r>
            <w:r w:rsidR="004322B7">
              <w:rPr>
                <w:noProof/>
                <w:webHidden/>
              </w:rPr>
              <w:t>44</w:t>
            </w:r>
            <w:r>
              <w:rPr>
                <w:noProof/>
                <w:webHidden/>
              </w:rPr>
              <w:fldChar w:fldCharType="end"/>
            </w:r>
          </w:hyperlink>
        </w:p>
        <w:p w14:paraId="35661075" w14:textId="0C7E6F72" w:rsidR="00EB2ABA" w:rsidRDefault="00EB2ABA">
          <w:pPr>
            <w:pStyle w:val="TDC3"/>
            <w:tabs>
              <w:tab w:val="right" w:leader="dot" w:pos="8828"/>
            </w:tabs>
            <w:rPr>
              <w:rFonts w:asciiTheme="minorHAnsi" w:hAnsiTheme="minorHAnsi"/>
              <w:noProof/>
              <w:sz w:val="22"/>
              <w:lang w:val="es-ES" w:eastAsia="es-ES"/>
            </w:rPr>
          </w:pPr>
          <w:hyperlink w:anchor="_Toc26965977" w:history="1">
            <w:r w:rsidRPr="0050202B">
              <w:rPr>
                <w:rStyle w:val="Hipervnculo"/>
                <w:noProof/>
              </w:rPr>
              <w:t>Entendimiento de los datos</w:t>
            </w:r>
            <w:r>
              <w:rPr>
                <w:noProof/>
                <w:webHidden/>
              </w:rPr>
              <w:tab/>
            </w:r>
            <w:r>
              <w:rPr>
                <w:noProof/>
                <w:webHidden/>
              </w:rPr>
              <w:fldChar w:fldCharType="begin"/>
            </w:r>
            <w:r>
              <w:rPr>
                <w:noProof/>
                <w:webHidden/>
              </w:rPr>
              <w:instrText xml:space="preserve"> PAGEREF _Toc26965977 \h </w:instrText>
            </w:r>
            <w:r>
              <w:rPr>
                <w:noProof/>
                <w:webHidden/>
              </w:rPr>
            </w:r>
            <w:r>
              <w:rPr>
                <w:noProof/>
                <w:webHidden/>
              </w:rPr>
              <w:fldChar w:fldCharType="separate"/>
            </w:r>
            <w:r w:rsidR="004322B7">
              <w:rPr>
                <w:noProof/>
                <w:webHidden/>
              </w:rPr>
              <w:t>44</w:t>
            </w:r>
            <w:r>
              <w:rPr>
                <w:noProof/>
                <w:webHidden/>
              </w:rPr>
              <w:fldChar w:fldCharType="end"/>
            </w:r>
          </w:hyperlink>
        </w:p>
        <w:p w14:paraId="2792381E" w14:textId="5828342A" w:rsidR="00EB2ABA" w:rsidRDefault="00EB2ABA">
          <w:pPr>
            <w:pStyle w:val="TDC3"/>
            <w:tabs>
              <w:tab w:val="right" w:leader="dot" w:pos="8828"/>
            </w:tabs>
            <w:rPr>
              <w:rFonts w:asciiTheme="minorHAnsi" w:hAnsiTheme="minorHAnsi"/>
              <w:noProof/>
              <w:sz w:val="22"/>
              <w:lang w:val="es-ES" w:eastAsia="es-ES"/>
            </w:rPr>
          </w:pPr>
          <w:hyperlink w:anchor="_Toc26965978" w:history="1">
            <w:r w:rsidRPr="0050202B">
              <w:rPr>
                <w:rStyle w:val="Hipervnculo"/>
                <w:noProof/>
              </w:rPr>
              <w:t>Preparación de los datos</w:t>
            </w:r>
            <w:r>
              <w:rPr>
                <w:noProof/>
                <w:webHidden/>
              </w:rPr>
              <w:tab/>
            </w:r>
            <w:r>
              <w:rPr>
                <w:noProof/>
                <w:webHidden/>
              </w:rPr>
              <w:fldChar w:fldCharType="begin"/>
            </w:r>
            <w:r>
              <w:rPr>
                <w:noProof/>
                <w:webHidden/>
              </w:rPr>
              <w:instrText xml:space="preserve"> PAGEREF _Toc26965978 \h </w:instrText>
            </w:r>
            <w:r>
              <w:rPr>
                <w:noProof/>
                <w:webHidden/>
              </w:rPr>
            </w:r>
            <w:r>
              <w:rPr>
                <w:noProof/>
                <w:webHidden/>
              </w:rPr>
              <w:fldChar w:fldCharType="separate"/>
            </w:r>
            <w:r w:rsidR="004322B7">
              <w:rPr>
                <w:noProof/>
                <w:webHidden/>
              </w:rPr>
              <w:t>44</w:t>
            </w:r>
            <w:r>
              <w:rPr>
                <w:noProof/>
                <w:webHidden/>
              </w:rPr>
              <w:fldChar w:fldCharType="end"/>
            </w:r>
          </w:hyperlink>
        </w:p>
        <w:p w14:paraId="2F7F98B0" w14:textId="7B88E977" w:rsidR="00EB2ABA" w:rsidRDefault="00EB2ABA">
          <w:pPr>
            <w:pStyle w:val="TDC3"/>
            <w:tabs>
              <w:tab w:val="right" w:leader="dot" w:pos="8828"/>
            </w:tabs>
            <w:rPr>
              <w:rFonts w:asciiTheme="minorHAnsi" w:hAnsiTheme="minorHAnsi"/>
              <w:noProof/>
              <w:sz w:val="22"/>
              <w:lang w:val="es-ES" w:eastAsia="es-ES"/>
            </w:rPr>
          </w:pPr>
          <w:hyperlink w:anchor="_Toc26965979" w:history="1">
            <w:r w:rsidRPr="0050202B">
              <w:rPr>
                <w:rStyle w:val="Hipervnculo"/>
                <w:noProof/>
              </w:rPr>
              <w:t>Eliminación del ruido</w:t>
            </w:r>
            <w:r>
              <w:rPr>
                <w:noProof/>
                <w:webHidden/>
              </w:rPr>
              <w:tab/>
            </w:r>
            <w:r>
              <w:rPr>
                <w:noProof/>
                <w:webHidden/>
              </w:rPr>
              <w:fldChar w:fldCharType="begin"/>
            </w:r>
            <w:r>
              <w:rPr>
                <w:noProof/>
                <w:webHidden/>
              </w:rPr>
              <w:instrText xml:space="preserve"> PAGEREF _Toc26965979 \h </w:instrText>
            </w:r>
            <w:r>
              <w:rPr>
                <w:noProof/>
                <w:webHidden/>
              </w:rPr>
            </w:r>
            <w:r>
              <w:rPr>
                <w:noProof/>
                <w:webHidden/>
              </w:rPr>
              <w:fldChar w:fldCharType="separate"/>
            </w:r>
            <w:r w:rsidR="004322B7">
              <w:rPr>
                <w:noProof/>
                <w:webHidden/>
              </w:rPr>
              <w:t>45</w:t>
            </w:r>
            <w:r>
              <w:rPr>
                <w:noProof/>
                <w:webHidden/>
              </w:rPr>
              <w:fldChar w:fldCharType="end"/>
            </w:r>
          </w:hyperlink>
        </w:p>
        <w:p w14:paraId="4D115DD8" w14:textId="7133B459" w:rsidR="00EB2ABA" w:rsidRDefault="00EB2ABA">
          <w:pPr>
            <w:pStyle w:val="TDC3"/>
            <w:tabs>
              <w:tab w:val="right" w:leader="dot" w:pos="8828"/>
            </w:tabs>
            <w:rPr>
              <w:rFonts w:asciiTheme="minorHAnsi" w:hAnsiTheme="minorHAnsi"/>
              <w:noProof/>
              <w:sz w:val="22"/>
              <w:lang w:val="es-ES" w:eastAsia="es-ES"/>
            </w:rPr>
          </w:pPr>
          <w:hyperlink w:anchor="_Toc26965980" w:history="1">
            <w:r w:rsidRPr="0050202B">
              <w:rPr>
                <w:rStyle w:val="Hipervnculo"/>
                <w:noProof/>
              </w:rPr>
              <w:t>Evaluación de los usuarios</w:t>
            </w:r>
            <w:r>
              <w:rPr>
                <w:noProof/>
                <w:webHidden/>
              </w:rPr>
              <w:tab/>
            </w:r>
            <w:r>
              <w:rPr>
                <w:noProof/>
                <w:webHidden/>
              </w:rPr>
              <w:fldChar w:fldCharType="begin"/>
            </w:r>
            <w:r>
              <w:rPr>
                <w:noProof/>
                <w:webHidden/>
              </w:rPr>
              <w:instrText xml:space="preserve"> PAGEREF _Toc26965980 \h </w:instrText>
            </w:r>
            <w:r>
              <w:rPr>
                <w:noProof/>
                <w:webHidden/>
              </w:rPr>
            </w:r>
            <w:r>
              <w:rPr>
                <w:noProof/>
                <w:webHidden/>
              </w:rPr>
              <w:fldChar w:fldCharType="separate"/>
            </w:r>
            <w:r w:rsidR="004322B7">
              <w:rPr>
                <w:noProof/>
                <w:webHidden/>
              </w:rPr>
              <w:t>48</w:t>
            </w:r>
            <w:r>
              <w:rPr>
                <w:noProof/>
                <w:webHidden/>
              </w:rPr>
              <w:fldChar w:fldCharType="end"/>
            </w:r>
          </w:hyperlink>
        </w:p>
        <w:p w14:paraId="2E4A135E" w14:textId="35719169" w:rsidR="00EB2ABA" w:rsidRDefault="00EB2ABA">
          <w:pPr>
            <w:pStyle w:val="TDC3"/>
            <w:tabs>
              <w:tab w:val="right" w:leader="dot" w:pos="8828"/>
            </w:tabs>
            <w:rPr>
              <w:rFonts w:asciiTheme="minorHAnsi" w:hAnsiTheme="minorHAnsi"/>
              <w:noProof/>
              <w:sz w:val="22"/>
              <w:lang w:val="es-ES" w:eastAsia="es-ES"/>
            </w:rPr>
          </w:pPr>
          <w:hyperlink w:anchor="_Toc26965981" w:history="1">
            <w:r w:rsidRPr="0050202B">
              <w:rPr>
                <w:rStyle w:val="Hipervnculo"/>
                <w:noProof/>
              </w:rPr>
              <w:t>Unificación de las series de tiempo</w:t>
            </w:r>
            <w:r>
              <w:rPr>
                <w:noProof/>
                <w:webHidden/>
              </w:rPr>
              <w:tab/>
            </w:r>
            <w:r>
              <w:rPr>
                <w:noProof/>
                <w:webHidden/>
              </w:rPr>
              <w:fldChar w:fldCharType="begin"/>
            </w:r>
            <w:r>
              <w:rPr>
                <w:noProof/>
                <w:webHidden/>
              </w:rPr>
              <w:instrText xml:space="preserve"> PAGEREF _Toc26965981 \h </w:instrText>
            </w:r>
            <w:r>
              <w:rPr>
                <w:noProof/>
                <w:webHidden/>
              </w:rPr>
            </w:r>
            <w:r>
              <w:rPr>
                <w:noProof/>
                <w:webHidden/>
              </w:rPr>
              <w:fldChar w:fldCharType="separate"/>
            </w:r>
            <w:r w:rsidR="004322B7">
              <w:rPr>
                <w:noProof/>
                <w:webHidden/>
              </w:rPr>
              <w:t>50</w:t>
            </w:r>
            <w:r>
              <w:rPr>
                <w:noProof/>
                <w:webHidden/>
              </w:rPr>
              <w:fldChar w:fldCharType="end"/>
            </w:r>
          </w:hyperlink>
        </w:p>
        <w:p w14:paraId="6AD5C634" w14:textId="30FBA2EF" w:rsidR="00EB2ABA" w:rsidRDefault="00EB2ABA">
          <w:pPr>
            <w:pStyle w:val="TDC3"/>
            <w:tabs>
              <w:tab w:val="right" w:leader="dot" w:pos="8828"/>
            </w:tabs>
            <w:rPr>
              <w:rFonts w:asciiTheme="minorHAnsi" w:hAnsiTheme="minorHAnsi"/>
              <w:noProof/>
              <w:sz w:val="22"/>
              <w:lang w:val="es-ES" w:eastAsia="es-ES"/>
            </w:rPr>
          </w:pPr>
          <w:hyperlink w:anchor="_Toc26965982" w:history="1">
            <w:r w:rsidRPr="0050202B">
              <w:rPr>
                <w:rStyle w:val="Hipervnculo"/>
                <w:noProof/>
              </w:rPr>
              <w:t>Creación de los datos de entrada</w:t>
            </w:r>
            <w:r>
              <w:rPr>
                <w:noProof/>
                <w:webHidden/>
              </w:rPr>
              <w:tab/>
            </w:r>
            <w:r>
              <w:rPr>
                <w:noProof/>
                <w:webHidden/>
              </w:rPr>
              <w:fldChar w:fldCharType="begin"/>
            </w:r>
            <w:r>
              <w:rPr>
                <w:noProof/>
                <w:webHidden/>
              </w:rPr>
              <w:instrText xml:space="preserve"> PAGEREF _Toc26965982 \h </w:instrText>
            </w:r>
            <w:r>
              <w:rPr>
                <w:noProof/>
                <w:webHidden/>
              </w:rPr>
            </w:r>
            <w:r>
              <w:rPr>
                <w:noProof/>
                <w:webHidden/>
              </w:rPr>
              <w:fldChar w:fldCharType="separate"/>
            </w:r>
            <w:r w:rsidR="004322B7">
              <w:rPr>
                <w:noProof/>
                <w:webHidden/>
              </w:rPr>
              <w:t>52</w:t>
            </w:r>
            <w:r>
              <w:rPr>
                <w:noProof/>
                <w:webHidden/>
              </w:rPr>
              <w:fldChar w:fldCharType="end"/>
            </w:r>
          </w:hyperlink>
        </w:p>
        <w:p w14:paraId="2621968E" w14:textId="4DFD2DC9" w:rsidR="00EB2ABA" w:rsidRDefault="00EB2ABA">
          <w:pPr>
            <w:pStyle w:val="TDC3"/>
            <w:tabs>
              <w:tab w:val="right" w:leader="dot" w:pos="8828"/>
            </w:tabs>
            <w:rPr>
              <w:rFonts w:asciiTheme="minorHAnsi" w:hAnsiTheme="minorHAnsi"/>
              <w:noProof/>
              <w:sz w:val="22"/>
              <w:lang w:val="es-ES" w:eastAsia="es-ES"/>
            </w:rPr>
          </w:pPr>
          <w:hyperlink w:anchor="_Toc26965983" w:history="1">
            <w:r w:rsidRPr="0050202B">
              <w:rPr>
                <w:rStyle w:val="Hipervnculo"/>
                <w:noProof/>
              </w:rPr>
              <w:t>Modelado</w:t>
            </w:r>
            <w:r>
              <w:rPr>
                <w:noProof/>
                <w:webHidden/>
              </w:rPr>
              <w:tab/>
            </w:r>
            <w:r>
              <w:rPr>
                <w:noProof/>
                <w:webHidden/>
              </w:rPr>
              <w:fldChar w:fldCharType="begin"/>
            </w:r>
            <w:r>
              <w:rPr>
                <w:noProof/>
                <w:webHidden/>
              </w:rPr>
              <w:instrText xml:space="preserve"> PAGEREF _Toc26965983 \h </w:instrText>
            </w:r>
            <w:r>
              <w:rPr>
                <w:noProof/>
                <w:webHidden/>
              </w:rPr>
            </w:r>
            <w:r>
              <w:rPr>
                <w:noProof/>
                <w:webHidden/>
              </w:rPr>
              <w:fldChar w:fldCharType="separate"/>
            </w:r>
            <w:r w:rsidR="004322B7">
              <w:rPr>
                <w:noProof/>
                <w:webHidden/>
              </w:rPr>
              <w:t>55</w:t>
            </w:r>
            <w:r>
              <w:rPr>
                <w:noProof/>
                <w:webHidden/>
              </w:rPr>
              <w:fldChar w:fldCharType="end"/>
            </w:r>
          </w:hyperlink>
        </w:p>
        <w:p w14:paraId="71997B28" w14:textId="1319DC6B" w:rsidR="00EB2ABA" w:rsidRDefault="00EB2ABA">
          <w:pPr>
            <w:pStyle w:val="TDC3"/>
            <w:tabs>
              <w:tab w:val="right" w:leader="dot" w:pos="8828"/>
            </w:tabs>
            <w:rPr>
              <w:rFonts w:asciiTheme="minorHAnsi" w:hAnsiTheme="minorHAnsi"/>
              <w:noProof/>
              <w:sz w:val="22"/>
              <w:lang w:val="es-ES" w:eastAsia="es-ES"/>
            </w:rPr>
          </w:pPr>
          <w:hyperlink w:anchor="_Toc26965984" w:history="1">
            <w:r w:rsidRPr="0050202B">
              <w:rPr>
                <w:rStyle w:val="Hipervnculo"/>
                <w:noProof/>
              </w:rPr>
              <w:t>Evaluación</w:t>
            </w:r>
            <w:r>
              <w:rPr>
                <w:noProof/>
                <w:webHidden/>
              </w:rPr>
              <w:tab/>
            </w:r>
            <w:r>
              <w:rPr>
                <w:noProof/>
                <w:webHidden/>
              </w:rPr>
              <w:fldChar w:fldCharType="begin"/>
            </w:r>
            <w:r>
              <w:rPr>
                <w:noProof/>
                <w:webHidden/>
              </w:rPr>
              <w:instrText xml:space="preserve"> PAGEREF _Toc26965984 \h </w:instrText>
            </w:r>
            <w:r>
              <w:rPr>
                <w:noProof/>
                <w:webHidden/>
              </w:rPr>
            </w:r>
            <w:r>
              <w:rPr>
                <w:noProof/>
                <w:webHidden/>
              </w:rPr>
              <w:fldChar w:fldCharType="separate"/>
            </w:r>
            <w:r w:rsidR="004322B7">
              <w:rPr>
                <w:noProof/>
                <w:webHidden/>
              </w:rPr>
              <w:t>56</w:t>
            </w:r>
            <w:r>
              <w:rPr>
                <w:noProof/>
                <w:webHidden/>
              </w:rPr>
              <w:fldChar w:fldCharType="end"/>
            </w:r>
          </w:hyperlink>
        </w:p>
        <w:p w14:paraId="2816A8DD" w14:textId="72269BC5" w:rsidR="00EB2ABA" w:rsidRDefault="00EB2ABA">
          <w:pPr>
            <w:pStyle w:val="TDC2"/>
            <w:rPr>
              <w:rFonts w:asciiTheme="minorHAnsi" w:hAnsiTheme="minorHAnsi"/>
              <w:sz w:val="22"/>
              <w:lang w:val="es-ES" w:eastAsia="es-ES"/>
            </w:rPr>
          </w:pPr>
          <w:hyperlink w:anchor="_Toc26965985" w:history="1">
            <w:r w:rsidRPr="0050202B">
              <w:rPr>
                <w:rStyle w:val="Hipervnculo"/>
                <w:rFonts w:cs="Segoe UI"/>
              </w:rPr>
              <w:t>Análisis de los sujetos</w:t>
            </w:r>
            <w:r>
              <w:rPr>
                <w:webHidden/>
              </w:rPr>
              <w:tab/>
            </w:r>
            <w:r>
              <w:rPr>
                <w:webHidden/>
              </w:rPr>
              <w:fldChar w:fldCharType="begin"/>
            </w:r>
            <w:r>
              <w:rPr>
                <w:webHidden/>
              </w:rPr>
              <w:instrText xml:space="preserve"> PAGEREF _Toc26965985 \h </w:instrText>
            </w:r>
            <w:r>
              <w:rPr>
                <w:webHidden/>
              </w:rPr>
            </w:r>
            <w:r>
              <w:rPr>
                <w:webHidden/>
              </w:rPr>
              <w:fldChar w:fldCharType="separate"/>
            </w:r>
            <w:r w:rsidR="004322B7">
              <w:rPr>
                <w:webHidden/>
              </w:rPr>
              <w:t>58</w:t>
            </w:r>
            <w:r>
              <w:rPr>
                <w:webHidden/>
              </w:rPr>
              <w:fldChar w:fldCharType="end"/>
            </w:r>
          </w:hyperlink>
        </w:p>
        <w:p w14:paraId="0858FF87" w14:textId="0DBD8B0A" w:rsidR="00EB2ABA" w:rsidRDefault="00EB2ABA">
          <w:pPr>
            <w:pStyle w:val="TDC2"/>
            <w:rPr>
              <w:rFonts w:asciiTheme="minorHAnsi" w:hAnsiTheme="minorHAnsi"/>
              <w:sz w:val="22"/>
              <w:lang w:val="es-ES" w:eastAsia="es-ES"/>
            </w:rPr>
          </w:pPr>
          <w:hyperlink w:anchor="_Toc26965986" w:history="1">
            <w:r w:rsidRPr="0050202B">
              <w:rPr>
                <w:rStyle w:val="Hipervnculo"/>
              </w:rPr>
              <w:t>Conclusiones</w:t>
            </w:r>
            <w:r>
              <w:rPr>
                <w:webHidden/>
              </w:rPr>
              <w:tab/>
            </w:r>
            <w:r>
              <w:rPr>
                <w:webHidden/>
              </w:rPr>
              <w:fldChar w:fldCharType="begin"/>
            </w:r>
            <w:r>
              <w:rPr>
                <w:webHidden/>
              </w:rPr>
              <w:instrText xml:space="preserve"> PAGEREF _Toc26965986 \h </w:instrText>
            </w:r>
            <w:r>
              <w:rPr>
                <w:webHidden/>
              </w:rPr>
            </w:r>
            <w:r>
              <w:rPr>
                <w:webHidden/>
              </w:rPr>
              <w:fldChar w:fldCharType="separate"/>
            </w:r>
            <w:r w:rsidR="004322B7">
              <w:rPr>
                <w:webHidden/>
              </w:rPr>
              <w:t>61</w:t>
            </w:r>
            <w:r>
              <w:rPr>
                <w:webHidden/>
              </w:rPr>
              <w:fldChar w:fldCharType="end"/>
            </w:r>
          </w:hyperlink>
        </w:p>
        <w:p w14:paraId="594F9E55" w14:textId="7B3F36B1" w:rsidR="00EB2ABA" w:rsidRDefault="00EB2ABA">
          <w:pPr>
            <w:pStyle w:val="TDC2"/>
            <w:rPr>
              <w:rFonts w:asciiTheme="minorHAnsi" w:hAnsiTheme="minorHAnsi"/>
              <w:sz w:val="22"/>
              <w:lang w:val="es-ES" w:eastAsia="es-ES"/>
            </w:rPr>
          </w:pPr>
          <w:hyperlink w:anchor="_Toc26965987" w:history="1">
            <w:r w:rsidRPr="0050202B">
              <w:rPr>
                <w:rStyle w:val="Hipervnculo"/>
              </w:rPr>
              <w:t>Trabajo futuro</w:t>
            </w:r>
            <w:r>
              <w:rPr>
                <w:webHidden/>
              </w:rPr>
              <w:tab/>
            </w:r>
            <w:r>
              <w:rPr>
                <w:webHidden/>
              </w:rPr>
              <w:fldChar w:fldCharType="begin"/>
            </w:r>
            <w:r>
              <w:rPr>
                <w:webHidden/>
              </w:rPr>
              <w:instrText xml:space="preserve"> PAGEREF _Toc26965987 \h </w:instrText>
            </w:r>
            <w:r>
              <w:rPr>
                <w:webHidden/>
              </w:rPr>
            </w:r>
            <w:r>
              <w:rPr>
                <w:webHidden/>
              </w:rPr>
              <w:fldChar w:fldCharType="separate"/>
            </w:r>
            <w:r w:rsidR="004322B7">
              <w:rPr>
                <w:webHidden/>
              </w:rPr>
              <w:t>62</w:t>
            </w:r>
            <w:r>
              <w:rPr>
                <w:webHidden/>
              </w:rPr>
              <w:fldChar w:fldCharType="end"/>
            </w:r>
          </w:hyperlink>
        </w:p>
        <w:p w14:paraId="5E79F6DF" w14:textId="0E7DAA72" w:rsidR="00EB2ABA" w:rsidRDefault="00EB2ABA">
          <w:pPr>
            <w:pStyle w:val="TDC2"/>
            <w:rPr>
              <w:rFonts w:asciiTheme="minorHAnsi" w:hAnsiTheme="minorHAnsi"/>
              <w:sz w:val="22"/>
              <w:lang w:val="es-ES" w:eastAsia="es-ES"/>
            </w:rPr>
          </w:pPr>
          <w:hyperlink w:anchor="_Toc26965988" w:history="1">
            <w:r w:rsidRPr="0050202B">
              <w:rPr>
                <w:rStyle w:val="Hipervnculo"/>
              </w:rPr>
              <w:t>Anexos</w:t>
            </w:r>
            <w:r>
              <w:rPr>
                <w:webHidden/>
              </w:rPr>
              <w:tab/>
            </w:r>
            <w:r>
              <w:rPr>
                <w:webHidden/>
              </w:rPr>
              <w:fldChar w:fldCharType="begin"/>
            </w:r>
            <w:r>
              <w:rPr>
                <w:webHidden/>
              </w:rPr>
              <w:instrText xml:space="preserve"> PAGEREF _Toc26965988 \h </w:instrText>
            </w:r>
            <w:r>
              <w:rPr>
                <w:webHidden/>
              </w:rPr>
            </w:r>
            <w:r>
              <w:rPr>
                <w:webHidden/>
              </w:rPr>
              <w:fldChar w:fldCharType="separate"/>
            </w:r>
            <w:r w:rsidR="004322B7">
              <w:rPr>
                <w:webHidden/>
              </w:rPr>
              <w:t>63</w:t>
            </w:r>
            <w:r>
              <w:rPr>
                <w:webHidden/>
              </w:rPr>
              <w:fldChar w:fldCharType="end"/>
            </w:r>
          </w:hyperlink>
        </w:p>
        <w:p w14:paraId="0800BA9B" w14:textId="5F05312E" w:rsidR="00EB2ABA" w:rsidRDefault="00EB2ABA">
          <w:pPr>
            <w:pStyle w:val="TDC3"/>
            <w:tabs>
              <w:tab w:val="right" w:leader="dot" w:pos="8828"/>
            </w:tabs>
            <w:rPr>
              <w:rFonts w:asciiTheme="minorHAnsi" w:hAnsiTheme="minorHAnsi"/>
              <w:noProof/>
              <w:sz w:val="22"/>
              <w:lang w:val="es-ES" w:eastAsia="es-ES"/>
            </w:rPr>
          </w:pPr>
          <w:hyperlink w:anchor="_Toc26965989" w:history="1">
            <w:r w:rsidRPr="0050202B">
              <w:rPr>
                <w:rStyle w:val="Hipervnculo"/>
                <w:noProof/>
              </w:rPr>
              <w:t>Anexo 1. Árbol del problema.</w:t>
            </w:r>
            <w:r>
              <w:rPr>
                <w:noProof/>
                <w:webHidden/>
              </w:rPr>
              <w:tab/>
            </w:r>
            <w:r>
              <w:rPr>
                <w:noProof/>
                <w:webHidden/>
              </w:rPr>
              <w:fldChar w:fldCharType="begin"/>
            </w:r>
            <w:r>
              <w:rPr>
                <w:noProof/>
                <w:webHidden/>
              </w:rPr>
              <w:instrText xml:space="preserve"> PAGEREF _Toc26965989 \h </w:instrText>
            </w:r>
            <w:r>
              <w:rPr>
                <w:noProof/>
                <w:webHidden/>
              </w:rPr>
            </w:r>
            <w:r>
              <w:rPr>
                <w:noProof/>
                <w:webHidden/>
              </w:rPr>
              <w:fldChar w:fldCharType="separate"/>
            </w:r>
            <w:r w:rsidR="004322B7">
              <w:rPr>
                <w:noProof/>
                <w:webHidden/>
              </w:rPr>
              <w:t>63</w:t>
            </w:r>
            <w:r>
              <w:rPr>
                <w:noProof/>
                <w:webHidden/>
              </w:rPr>
              <w:fldChar w:fldCharType="end"/>
            </w:r>
          </w:hyperlink>
        </w:p>
        <w:p w14:paraId="1F038DE0" w14:textId="5E5256F0" w:rsidR="00EB2ABA" w:rsidRDefault="00EB2ABA">
          <w:pPr>
            <w:pStyle w:val="TDC3"/>
            <w:tabs>
              <w:tab w:val="right" w:leader="dot" w:pos="8828"/>
            </w:tabs>
            <w:rPr>
              <w:rFonts w:asciiTheme="minorHAnsi" w:hAnsiTheme="minorHAnsi"/>
              <w:noProof/>
              <w:sz w:val="22"/>
              <w:lang w:val="es-ES" w:eastAsia="es-ES"/>
            </w:rPr>
          </w:pPr>
          <w:hyperlink w:anchor="_Toc26965990" w:history="1">
            <w:r w:rsidRPr="0050202B">
              <w:rPr>
                <w:rStyle w:val="Hipervnculo"/>
                <w:noProof/>
              </w:rPr>
              <w:t>Anexo 2. Árbol de objetivos.</w:t>
            </w:r>
            <w:r>
              <w:rPr>
                <w:noProof/>
                <w:webHidden/>
              </w:rPr>
              <w:tab/>
            </w:r>
            <w:r>
              <w:rPr>
                <w:noProof/>
                <w:webHidden/>
              </w:rPr>
              <w:fldChar w:fldCharType="begin"/>
            </w:r>
            <w:r>
              <w:rPr>
                <w:noProof/>
                <w:webHidden/>
              </w:rPr>
              <w:instrText xml:space="preserve"> PAGEREF _Toc26965990 \h </w:instrText>
            </w:r>
            <w:r>
              <w:rPr>
                <w:noProof/>
                <w:webHidden/>
              </w:rPr>
            </w:r>
            <w:r>
              <w:rPr>
                <w:noProof/>
                <w:webHidden/>
              </w:rPr>
              <w:fldChar w:fldCharType="separate"/>
            </w:r>
            <w:r w:rsidR="004322B7">
              <w:rPr>
                <w:noProof/>
                <w:webHidden/>
              </w:rPr>
              <w:t>64</w:t>
            </w:r>
            <w:r>
              <w:rPr>
                <w:noProof/>
                <w:webHidden/>
              </w:rPr>
              <w:fldChar w:fldCharType="end"/>
            </w:r>
          </w:hyperlink>
        </w:p>
        <w:p w14:paraId="66667B60" w14:textId="3DF8E572" w:rsidR="00EB2ABA" w:rsidRDefault="00EB2ABA">
          <w:pPr>
            <w:pStyle w:val="TDC3"/>
            <w:tabs>
              <w:tab w:val="right" w:leader="dot" w:pos="8828"/>
            </w:tabs>
            <w:rPr>
              <w:rFonts w:asciiTheme="minorHAnsi" w:hAnsiTheme="minorHAnsi"/>
              <w:noProof/>
              <w:sz w:val="22"/>
              <w:lang w:val="es-ES" w:eastAsia="es-ES"/>
            </w:rPr>
          </w:pPr>
          <w:hyperlink w:anchor="_Toc26965991" w:history="1">
            <w:r w:rsidRPr="0050202B">
              <w:rPr>
                <w:rStyle w:val="Hipervnculo"/>
                <w:noProof/>
              </w:rPr>
              <w:t>Anexo 3. Análisis de participación.</w:t>
            </w:r>
            <w:r>
              <w:rPr>
                <w:noProof/>
                <w:webHidden/>
              </w:rPr>
              <w:tab/>
            </w:r>
            <w:r>
              <w:rPr>
                <w:noProof/>
                <w:webHidden/>
              </w:rPr>
              <w:fldChar w:fldCharType="begin"/>
            </w:r>
            <w:r>
              <w:rPr>
                <w:noProof/>
                <w:webHidden/>
              </w:rPr>
              <w:instrText xml:space="preserve"> PAGEREF _Toc26965991 \h </w:instrText>
            </w:r>
            <w:r>
              <w:rPr>
                <w:noProof/>
                <w:webHidden/>
              </w:rPr>
            </w:r>
            <w:r>
              <w:rPr>
                <w:noProof/>
                <w:webHidden/>
              </w:rPr>
              <w:fldChar w:fldCharType="separate"/>
            </w:r>
            <w:r w:rsidR="004322B7">
              <w:rPr>
                <w:noProof/>
                <w:webHidden/>
              </w:rPr>
              <w:t>65</w:t>
            </w:r>
            <w:r>
              <w:rPr>
                <w:noProof/>
                <w:webHidden/>
              </w:rPr>
              <w:fldChar w:fldCharType="end"/>
            </w:r>
          </w:hyperlink>
        </w:p>
        <w:p w14:paraId="04980A24" w14:textId="2C268131" w:rsidR="00EB2ABA" w:rsidRDefault="00EB2ABA">
          <w:pPr>
            <w:pStyle w:val="TDC2"/>
            <w:rPr>
              <w:rFonts w:asciiTheme="minorHAnsi" w:hAnsiTheme="minorHAnsi"/>
              <w:sz w:val="22"/>
              <w:lang w:val="es-ES" w:eastAsia="es-ES"/>
            </w:rPr>
          </w:pPr>
          <w:hyperlink w:anchor="_Toc26965992" w:history="1">
            <w:r w:rsidRPr="0050202B">
              <w:rPr>
                <w:rStyle w:val="Hipervnculo"/>
                <w:lang w:val="en-US"/>
              </w:rPr>
              <w:t>Referencias bibliográficas</w:t>
            </w:r>
            <w:r>
              <w:rPr>
                <w:webHidden/>
              </w:rPr>
              <w:tab/>
            </w:r>
            <w:r>
              <w:rPr>
                <w:webHidden/>
              </w:rPr>
              <w:fldChar w:fldCharType="begin"/>
            </w:r>
            <w:r>
              <w:rPr>
                <w:webHidden/>
              </w:rPr>
              <w:instrText xml:space="preserve"> PAGEREF _Toc26965992 \h </w:instrText>
            </w:r>
            <w:r>
              <w:rPr>
                <w:webHidden/>
              </w:rPr>
            </w:r>
            <w:r>
              <w:rPr>
                <w:webHidden/>
              </w:rPr>
              <w:fldChar w:fldCharType="separate"/>
            </w:r>
            <w:r w:rsidR="004322B7">
              <w:rPr>
                <w:webHidden/>
              </w:rPr>
              <w:t>66</w:t>
            </w:r>
            <w:r>
              <w:rPr>
                <w:webHidden/>
              </w:rPr>
              <w:fldChar w:fldCharType="end"/>
            </w:r>
          </w:hyperlink>
        </w:p>
        <w:p w14:paraId="682FC43D" w14:textId="7F2AEB90" w:rsidR="00CB7245" w:rsidRDefault="00CB7245" w:rsidP="00111691">
          <w:pPr>
            <w:pStyle w:val="TDC1"/>
            <w:tabs>
              <w:tab w:val="clear" w:pos="8828"/>
              <w:tab w:val="left" w:pos="3120"/>
            </w:tabs>
          </w:pPr>
          <w:r w:rsidRPr="0081208A">
            <w:rPr>
              <w:b/>
              <w:bCs/>
              <w:lang w:val="es-ES"/>
            </w:rPr>
            <w:fldChar w:fldCharType="end"/>
          </w:r>
          <w:r w:rsidR="00111691">
            <w:rPr>
              <w:b/>
              <w:bCs/>
              <w:lang w:val="es-ES"/>
            </w:rPr>
            <w:tab/>
          </w:r>
        </w:p>
      </w:sdtContent>
    </w:sdt>
    <w:p w14:paraId="35089D97" w14:textId="77777777" w:rsidR="005F5B0B" w:rsidRDefault="005F5B0B" w:rsidP="002325DF">
      <w:pPr>
        <w:pStyle w:val="Ttulo2"/>
      </w:pPr>
    </w:p>
    <w:p w14:paraId="5D435BCD" w14:textId="6E4BD226" w:rsidR="005F5B0B" w:rsidRDefault="0066785B" w:rsidP="0066785B">
      <w:pPr>
        <w:pStyle w:val="Ttulo2"/>
        <w:tabs>
          <w:tab w:val="left" w:pos="1615"/>
        </w:tabs>
        <w:jc w:val="both"/>
      </w:pPr>
      <w:r>
        <w:tab/>
      </w:r>
    </w:p>
    <w:p w14:paraId="1A3B1DB6" w14:textId="68EF812B" w:rsidR="005F5B0B" w:rsidRDefault="005F5B0B" w:rsidP="002325DF">
      <w:pPr>
        <w:pStyle w:val="Ttulo2"/>
      </w:pPr>
    </w:p>
    <w:p w14:paraId="473B3559" w14:textId="457A724C" w:rsidR="005F5B0B" w:rsidRDefault="005F5B0B" w:rsidP="005F5B0B"/>
    <w:p w14:paraId="057F94B8" w14:textId="0A7918C9" w:rsidR="005F5B0B" w:rsidRDefault="005F5B0B" w:rsidP="005F5B0B"/>
    <w:p w14:paraId="62B88480" w14:textId="5BC00627" w:rsidR="005F5B0B" w:rsidRDefault="005F5B0B" w:rsidP="005F5B0B"/>
    <w:p w14:paraId="70B8F655" w14:textId="02CF17DD" w:rsidR="005F5B0B" w:rsidRDefault="005F5B0B" w:rsidP="005F5B0B"/>
    <w:p w14:paraId="5DD32BDC" w14:textId="09468812" w:rsidR="005F5B0B" w:rsidRDefault="005F5B0B" w:rsidP="005F5B0B"/>
    <w:p w14:paraId="71DEC94B" w14:textId="0ADD2947" w:rsidR="005F5B0B" w:rsidRDefault="005F5B0B" w:rsidP="005F5B0B"/>
    <w:p w14:paraId="618532FA" w14:textId="4E0184C6" w:rsidR="005F5B0B" w:rsidRDefault="005F5B0B" w:rsidP="005F5B0B"/>
    <w:p w14:paraId="2B4F859C" w14:textId="24C577CF" w:rsidR="005F5B0B" w:rsidRDefault="005F5B0B" w:rsidP="005F5B0B"/>
    <w:p w14:paraId="2099E7D5" w14:textId="77777777" w:rsidR="005F5B0B" w:rsidRPr="005F5B0B" w:rsidRDefault="005F5B0B" w:rsidP="005F5B0B"/>
    <w:p w14:paraId="41CA931B" w14:textId="279BFFD1" w:rsidR="00253D0F" w:rsidRDefault="00253D0F" w:rsidP="002325DF">
      <w:pPr>
        <w:pStyle w:val="Ttulo2"/>
      </w:pPr>
      <w:bookmarkStart w:id="4" w:name="_Toc26965926"/>
      <w:r w:rsidRPr="002325DF">
        <w:lastRenderedPageBreak/>
        <w:t>Resumen</w:t>
      </w:r>
      <w:bookmarkEnd w:id="4"/>
    </w:p>
    <w:p w14:paraId="26B1C39A" w14:textId="77777777" w:rsidR="00A1033A" w:rsidRPr="00A1033A" w:rsidRDefault="00A1033A" w:rsidP="00A1033A"/>
    <w:p w14:paraId="7F7B71DC" w14:textId="28301DA1" w:rsidR="00590901" w:rsidRDefault="00A1033A" w:rsidP="00112CEE">
      <w:pPr>
        <w:spacing w:after="0" w:line="360" w:lineRule="auto"/>
        <w:contextualSpacing/>
        <w:rPr>
          <w:rFonts w:cs="Arial"/>
          <w:szCs w:val="24"/>
          <w:lang w:val="es-ES"/>
        </w:rPr>
      </w:pPr>
      <w:r>
        <w:rPr>
          <w:rFonts w:cs="Arial"/>
          <w:szCs w:val="24"/>
          <w:lang w:val="es-ES"/>
        </w:rPr>
        <w:t xml:space="preserve">Los modelos de detección del pulso tienen problemas al enfrentar canciones de salsa. Este inconveniente se genera ya que al entrenar este tipo de modelos se utilizan canciones de géneros “sencillos”, la salsa al ser un género tan complejo presenta un gran reto para estos modelos. Para desarrollar modelos que detecten el pulso en las canciones de salsa, primero se deben generar los datos apropiados ya que estos no existen. </w:t>
      </w:r>
    </w:p>
    <w:p w14:paraId="58ED5F10" w14:textId="4E8BBF82" w:rsidR="00A1033A" w:rsidRPr="00A1033A" w:rsidRDefault="00A1033A" w:rsidP="00112CEE">
      <w:pPr>
        <w:spacing w:after="0" w:line="360" w:lineRule="auto"/>
        <w:contextualSpacing/>
        <w:rPr>
          <w:rFonts w:cs="Arial"/>
          <w:szCs w:val="24"/>
          <w:lang w:val="es-ES"/>
        </w:rPr>
      </w:pPr>
      <w:r>
        <w:rPr>
          <w:rFonts w:cs="Arial"/>
          <w:szCs w:val="24"/>
          <w:lang w:val="es-ES"/>
        </w:rPr>
        <w:t xml:space="preserve">Por estos motivos, el proyecto brinda una herramienta capaz de ayudar a un usuario a marcar el pulso en las canciones y almacenar los resultados en una base de datos. Los datos resultantes se procesan para entrenar de una manera adecuada modelos que sean capaces de predecir el pulso en las canciones de salsa. </w:t>
      </w:r>
      <w:r w:rsidR="001934AC">
        <w:rPr>
          <w:rFonts w:cs="Arial"/>
          <w:szCs w:val="24"/>
          <w:lang w:val="es-ES"/>
        </w:rPr>
        <w:t>Además, con los datos recolectados de los usuarios se realiza un análisis para encontrar cuales son las características de este para que posea una mejor calidad en sus datos.</w:t>
      </w:r>
    </w:p>
    <w:p w14:paraId="54B727EC" w14:textId="6E6F814C" w:rsidR="00590901" w:rsidRDefault="00590901" w:rsidP="00112CEE">
      <w:pPr>
        <w:spacing w:after="0" w:line="360" w:lineRule="auto"/>
        <w:contextualSpacing/>
        <w:rPr>
          <w:rFonts w:cs="Arial"/>
          <w:b/>
          <w:bCs/>
          <w:szCs w:val="24"/>
          <w:lang w:val="es-ES"/>
        </w:rPr>
      </w:pPr>
    </w:p>
    <w:p w14:paraId="46C0271C" w14:textId="54A94998" w:rsidR="00590901" w:rsidRDefault="00590901" w:rsidP="00112CEE">
      <w:pPr>
        <w:spacing w:after="0" w:line="360" w:lineRule="auto"/>
        <w:contextualSpacing/>
        <w:rPr>
          <w:rFonts w:cs="Arial"/>
          <w:b/>
          <w:bCs/>
          <w:szCs w:val="24"/>
          <w:lang w:val="es-ES"/>
        </w:rPr>
      </w:pPr>
    </w:p>
    <w:p w14:paraId="7D791FAF" w14:textId="77777777" w:rsidR="00590901" w:rsidRDefault="00590901" w:rsidP="00112CEE">
      <w:pPr>
        <w:spacing w:after="0" w:line="360" w:lineRule="auto"/>
        <w:contextualSpacing/>
        <w:rPr>
          <w:rFonts w:cs="Arial"/>
          <w:b/>
          <w:bCs/>
          <w:szCs w:val="24"/>
          <w:lang w:val="es-ES"/>
        </w:rPr>
      </w:pPr>
    </w:p>
    <w:p w14:paraId="7B5D710F" w14:textId="77777777" w:rsidR="00590901" w:rsidRDefault="00590901" w:rsidP="00112CEE">
      <w:pPr>
        <w:spacing w:after="0" w:line="360" w:lineRule="auto"/>
        <w:contextualSpacing/>
        <w:rPr>
          <w:rFonts w:cs="Arial"/>
          <w:b/>
          <w:bCs/>
          <w:szCs w:val="24"/>
          <w:lang w:val="es-ES"/>
        </w:rPr>
      </w:pPr>
    </w:p>
    <w:p w14:paraId="595065CC" w14:textId="77777777" w:rsidR="00590901" w:rsidRDefault="00590901" w:rsidP="00112CEE">
      <w:pPr>
        <w:spacing w:after="0" w:line="360" w:lineRule="auto"/>
        <w:contextualSpacing/>
        <w:rPr>
          <w:rFonts w:cs="Arial"/>
          <w:b/>
          <w:bCs/>
          <w:szCs w:val="24"/>
          <w:lang w:val="es-ES"/>
        </w:rPr>
      </w:pPr>
    </w:p>
    <w:p w14:paraId="445AE77D" w14:textId="623EAED9" w:rsidR="00590901" w:rsidRDefault="00590901" w:rsidP="00112CEE">
      <w:pPr>
        <w:spacing w:after="0" w:line="360" w:lineRule="auto"/>
        <w:contextualSpacing/>
        <w:rPr>
          <w:rFonts w:cs="Arial"/>
          <w:b/>
          <w:bCs/>
          <w:szCs w:val="24"/>
          <w:lang w:val="es-ES"/>
        </w:rPr>
      </w:pPr>
    </w:p>
    <w:p w14:paraId="19C6A5C2" w14:textId="74D1BEAB" w:rsidR="001934AC" w:rsidRDefault="001934AC" w:rsidP="00112CEE">
      <w:pPr>
        <w:spacing w:after="0" w:line="360" w:lineRule="auto"/>
        <w:contextualSpacing/>
        <w:rPr>
          <w:rFonts w:cs="Arial"/>
          <w:b/>
          <w:bCs/>
          <w:szCs w:val="24"/>
          <w:lang w:val="es-ES"/>
        </w:rPr>
      </w:pPr>
    </w:p>
    <w:p w14:paraId="2D8C92FE" w14:textId="04EFF145" w:rsidR="001934AC" w:rsidRDefault="001934AC" w:rsidP="00112CEE">
      <w:pPr>
        <w:spacing w:after="0" w:line="360" w:lineRule="auto"/>
        <w:contextualSpacing/>
        <w:rPr>
          <w:rFonts w:cs="Arial"/>
          <w:b/>
          <w:bCs/>
          <w:szCs w:val="24"/>
          <w:lang w:val="es-ES"/>
        </w:rPr>
      </w:pPr>
    </w:p>
    <w:p w14:paraId="04079320" w14:textId="31A3E8CD" w:rsidR="001934AC" w:rsidRDefault="001934AC" w:rsidP="00112CEE">
      <w:pPr>
        <w:spacing w:after="0" w:line="360" w:lineRule="auto"/>
        <w:contextualSpacing/>
        <w:rPr>
          <w:rFonts w:cs="Arial"/>
          <w:b/>
          <w:bCs/>
          <w:szCs w:val="24"/>
          <w:lang w:val="es-ES"/>
        </w:rPr>
      </w:pPr>
    </w:p>
    <w:p w14:paraId="304E517C" w14:textId="77777777" w:rsidR="001934AC" w:rsidRDefault="001934AC" w:rsidP="00112CEE">
      <w:pPr>
        <w:spacing w:after="0" w:line="360" w:lineRule="auto"/>
        <w:contextualSpacing/>
        <w:rPr>
          <w:rFonts w:cs="Arial"/>
          <w:b/>
          <w:bCs/>
          <w:szCs w:val="24"/>
          <w:lang w:val="es-ES"/>
        </w:rPr>
      </w:pPr>
    </w:p>
    <w:p w14:paraId="253785A5" w14:textId="68D7AA18" w:rsidR="00563E99" w:rsidRPr="001934AC" w:rsidRDefault="00112CEE" w:rsidP="00112CEE">
      <w:pPr>
        <w:spacing w:after="0" w:line="360" w:lineRule="auto"/>
        <w:contextualSpacing/>
        <w:rPr>
          <w:rFonts w:cs="Arial"/>
          <w:szCs w:val="24"/>
          <w:lang w:val="es-ES"/>
        </w:rPr>
      </w:pPr>
      <w:r w:rsidRPr="00CD1DFB">
        <w:rPr>
          <w:rFonts w:cs="Arial"/>
          <w:b/>
          <w:bCs/>
          <w:szCs w:val="24"/>
          <w:lang w:val="es-ES"/>
        </w:rPr>
        <w:t>Palabras claves:</w:t>
      </w:r>
      <w:r w:rsidR="00590901">
        <w:rPr>
          <w:rFonts w:cs="Arial"/>
          <w:b/>
          <w:bCs/>
          <w:szCs w:val="24"/>
          <w:lang w:val="es-ES"/>
        </w:rPr>
        <w:t xml:space="preserve"> </w:t>
      </w:r>
      <w:r w:rsidR="00590901">
        <w:rPr>
          <w:rFonts w:cs="Arial"/>
          <w:szCs w:val="24"/>
          <w:lang w:val="es-ES"/>
        </w:rPr>
        <w:t xml:space="preserve">Salsa, detección pulso, </w:t>
      </w:r>
      <w:r w:rsidR="001934AC">
        <w:rPr>
          <w:rFonts w:cs="Arial"/>
          <w:szCs w:val="24"/>
          <w:lang w:val="es-ES"/>
        </w:rPr>
        <w:t>r</w:t>
      </w:r>
      <w:r w:rsidR="00590901">
        <w:rPr>
          <w:rFonts w:cs="Arial"/>
          <w:szCs w:val="24"/>
          <w:lang w:val="es-ES"/>
        </w:rPr>
        <w:t>edes neuronales</w:t>
      </w:r>
      <w:r w:rsidR="001934AC">
        <w:rPr>
          <w:rFonts w:cs="Arial"/>
          <w:szCs w:val="24"/>
          <w:lang w:val="es-ES"/>
        </w:rPr>
        <w:t>, música</w:t>
      </w:r>
      <w:r w:rsidR="00590901">
        <w:rPr>
          <w:rFonts w:cs="Arial"/>
          <w:szCs w:val="24"/>
          <w:lang w:val="es-ES"/>
        </w:rPr>
        <w:t>.</w:t>
      </w:r>
    </w:p>
    <w:p w14:paraId="25821684" w14:textId="77777777" w:rsidR="00120349" w:rsidRPr="004570F3" w:rsidRDefault="00120349" w:rsidP="00187AFE">
      <w:pPr>
        <w:pStyle w:val="Ttulo2"/>
        <w:rPr>
          <w:lang w:val="en-US"/>
        </w:rPr>
      </w:pPr>
      <w:bookmarkStart w:id="5" w:name="_Toc26965927"/>
      <w:r w:rsidRPr="004570F3">
        <w:rPr>
          <w:lang w:val="en-US"/>
        </w:rPr>
        <w:lastRenderedPageBreak/>
        <w:t>Abstract</w:t>
      </w:r>
      <w:bookmarkEnd w:id="5"/>
    </w:p>
    <w:p w14:paraId="492564B2" w14:textId="77777777" w:rsidR="001934AC" w:rsidRPr="001934AC" w:rsidRDefault="001934AC" w:rsidP="001934AC">
      <w:pPr>
        <w:spacing w:after="0" w:line="360" w:lineRule="auto"/>
        <w:rPr>
          <w:rFonts w:cs="Arial"/>
          <w:b/>
          <w:szCs w:val="24"/>
          <w:lang w:val="en-US"/>
        </w:rPr>
      </w:pPr>
    </w:p>
    <w:p w14:paraId="3A94EEA9" w14:textId="1C7A2060" w:rsidR="001934AC" w:rsidRPr="001934AC" w:rsidRDefault="001934AC" w:rsidP="001934AC">
      <w:pPr>
        <w:spacing w:after="0" w:line="360" w:lineRule="auto"/>
        <w:rPr>
          <w:rFonts w:cs="Arial"/>
          <w:bCs/>
          <w:szCs w:val="24"/>
          <w:lang w:val="en-US"/>
        </w:rPr>
      </w:pPr>
      <w:r w:rsidRPr="001934AC">
        <w:rPr>
          <w:rFonts w:cs="Arial"/>
          <w:bCs/>
          <w:szCs w:val="24"/>
          <w:lang w:val="en-US"/>
        </w:rPr>
        <w:t xml:space="preserve">Pulse detection models have problems tracking salsa songs. This inconvenience is generated </w:t>
      </w:r>
      <w:r>
        <w:rPr>
          <w:rFonts w:cs="Arial"/>
          <w:bCs/>
          <w:szCs w:val="24"/>
          <w:lang w:val="en-US"/>
        </w:rPr>
        <w:t>because</w:t>
      </w:r>
      <w:r w:rsidRPr="001934AC">
        <w:rPr>
          <w:rFonts w:cs="Arial"/>
          <w:bCs/>
          <w:szCs w:val="24"/>
          <w:lang w:val="en-US"/>
        </w:rPr>
        <w:t xml:space="preserve"> </w:t>
      </w:r>
      <w:r>
        <w:rPr>
          <w:rFonts w:cs="Arial"/>
          <w:bCs/>
          <w:szCs w:val="24"/>
          <w:lang w:val="en-US"/>
        </w:rPr>
        <w:t xml:space="preserve">models are trained with </w:t>
      </w:r>
      <w:r w:rsidRPr="001934AC">
        <w:rPr>
          <w:rFonts w:cs="Arial"/>
          <w:bCs/>
          <w:szCs w:val="24"/>
          <w:lang w:val="en-US"/>
        </w:rPr>
        <w:t xml:space="preserve">songs of "simple" genres, </w:t>
      </w:r>
      <w:r>
        <w:rPr>
          <w:rFonts w:cs="Arial"/>
          <w:bCs/>
          <w:szCs w:val="24"/>
          <w:lang w:val="en-US"/>
        </w:rPr>
        <w:t>sa</w:t>
      </w:r>
      <w:r w:rsidRPr="001934AC">
        <w:rPr>
          <w:rFonts w:cs="Arial"/>
          <w:bCs/>
          <w:szCs w:val="24"/>
          <w:lang w:val="en-US"/>
        </w:rPr>
        <w:t>lsa</w:t>
      </w:r>
      <w:r>
        <w:rPr>
          <w:rFonts w:cs="Arial"/>
          <w:bCs/>
          <w:szCs w:val="24"/>
          <w:lang w:val="en-US"/>
        </w:rPr>
        <w:t xml:space="preserve"> music</w:t>
      </w:r>
      <w:r w:rsidRPr="001934AC">
        <w:rPr>
          <w:rFonts w:cs="Arial"/>
          <w:bCs/>
          <w:szCs w:val="24"/>
          <w:lang w:val="en-US"/>
        </w:rPr>
        <w:t xml:space="preserve"> </w:t>
      </w:r>
      <w:r>
        <w:rPr>
          <w:rFonts w:cs="Arial"/>
          <w:bCs/>
          <w:szCs w:val="24"/>
          <w:lang w:val="en-US"/>
        </w:rPr>
        <w:t>is</w:t>
      </w:r>
      <w:r w:rsidRPr="001934AC">
        <w:rPr>
          <w:rFonts w:cs="Arial"/>
          <w:bCs/>
          <w:szCs w:val="24"/>
          <w:lang w:val="en-US"/>
        </w:rPr>
        <w:t xml:space="preserve"> a complex genre </w:t>
      </w:r>
      <w:r>
        <w:rPr>
          <w:rFonts w:cs="Arial"/>
          <w:bCs/>
          <w:szCs w:val="24"/>
          <w:lang w:val="en-US"/>
        </w:rPr>
        <w:t xml:space="preserve">that </w:t>
      </w:r>
      <w:r w:rsidRPr="001934AC">
        <w:rPr>
          <w:rFonts w:cs="Arial"/>
          <w:bCs/>
          <w:szCs w:val="24"/>
          <w:lang w:val="en-US"/>
        </w:rPr>
        <w:t xml:space="preserve">presents a great challenge for these models. In order to develop models that detect the pulse in salsa songs, the appropriate data must first be generated since they do not exist. </w:t>
      </w:r>
    </w:p>
    <w:p w14:paraId="7E9495BE" w14:textId="394B53E1" w:rsidR="001934AC" w:rsidRPr="001934AC" w:rsidRDefault="001934AC" w:rsidP="001934AC">
      <w:pPr>
        <w:spacing w:after="0" w:line="360" w:lineRule="auto"/>
        <w:rPr>
          <w:rFonts w:cs="Arial"/>
          <w:bCs/>
          <w:szCs w:val="24"/>
          <w:lang w:val="en-US"/>
        </w:rPr>
      </w:pPr>
      <w:r w:rsidRPr="001934AC">
        <w:rPr>
          <w:rFonts w:cs="Arial"/>
          <w:bCs/>
          <w:szCs w:val="24"/>
          <w:lang w:val="en-US"/>
        </w:rPr>
        <w:t xml:space="preserve">For these reasons, the project provides a tool that can help a user </w:t>
      </w:r>
      <w:r>
        <w:rPr>
          <w:rFonts w:cs="Arial"/>
          <w:bCs/>
          <w:szCs w:val="24"/>
          <w:lang w:val="en-US"/>
        </w:rPr>
        <w:t>track</w:t>
      </w:r>
      <w:r w:rsidRPr="001934AC">
        <w:rPr>
          <w:rFonts w:cs="Arial"/>
          <w:bCs/>
          <w:szCs w:val="24"/>
          <w:lang w:val="en-US"/>
        </w:rPr>
        <w:t xml:space="preserve"> the pulse on songs and store the results in a database. The resulting data is processed to properly train models that can predict the pulse in salsa songs. In addition, with the collected data of the users an analysis is made to find which are the characteristics of this one so that it possesses a better quality in its data.</w:t>
      </w:r>
    </w:p>
    <w:p w14:paraId="18B1AB2D" w14:textId="1EAB490B" w:rsidR="001934AC" w:rsidRDefault="001934AC" w:rsidP="001934AC">
      <w:pPr>
        <w:spacing w:after="0" w:line="360" w:lineRule="auto"/>
        <w:rPr>
          <w:rFonts w:cs="Arial"/>
          <w:b/>
          <w:szCs w:val="24"/>
          <w:lang w:val="en-US"/>
        </w:rPr>
      </w:pPr>
    </w:p>
    <w:p w14:paraId="2C1DF254" w14:textId="13E6575C" w:rsidR="001934AC" w:rsidRDefault="001934AC" w:rsidP="001934AC">
      <w:pPr>
        <w:spacing w:after="0" w:line="360" w:lineRule="auto"/>
        <w:rPr>
          <w:rFonts w:cs="Arial"/>
          <w:b/>
          <w:szCs w:val="24"/>
          <w:lang w:val="en-US"/>
        </w:rPr>
      </w:pPr>
    </w:p>
    <w:p w14:paraId="06B22BE8" w14:textId="7C4B21B1" w:rsidR="001934AC" w:rsidRDefault="001934AC" w:rsidP="001934AC">
      <w:pPr>
        <w:spacing w:after="0" w:line="360" w:lineRule="auto"/>
        <w:rPr>
          <w:rFonts w:cs="Arial"/>
          <w:b/>
          <w:szCs w:val="24"/>
          <w:lang w:val="en-US"/>
        </w:rPr>
      </w:pPr>
    </w:p>
    <w:p w14:paraId="69588F44" w14:textId="057D093C" w:rsidR="001934AC" w:rsidRDefault="001934AC" w:rsidP="001934AC">
      <w:pPr>
        <w:spacing w:after="0" w:line="360" w:lineRule="auto"/>
        <w:rPr>
          <w:rFonts w:cs="Arial"/>
          <w:b/>
          <w:szCs w:val="24"/>
          <w:lang w:val="en-US"/>
        </w:rPr>
      </w:pPr>
    </w:p>
    <w:p w14:paraId="28D7FAFF" w14:textId="00C4C4F5" w:rsidR="001934AC" w:rsidRDefault="001934AC" w:rsidP="001934AC">
      <w:pPr>
        <w:spacing w:after="0" w:line="360" w:lineRule="auto"/>
        <w:rPr>
          <w:rFonts w:cs="Arial"/>
          <w:b/>
          <w:szCs w:val="24"/>
          <w:lang w:val="en-US"/>
        </w:rPr>
      </w:pPr>
    </w:p>
    <w:p w14:paraId="17C4A6F3" w14:textId="6E4577BE" w:rsidR="001934AC" w:rsidRDefault="001934AC" w:rsidP="001934AC">
      <w:pPr>
        <w:spacing w:after="0" w:line="360" w:lineRule="auto"/>
        <w:rPr>
          <w:rFonts w:cs="Arial"/>
          <w:b/>
          <w:szCs w:val="24"/>
          <w:lang w:val="en-US"/>
        </w:rPr>
      </w:pPr>
    </w:p>
    <w:p w14:paraId="7A0F9397" w14:textId="429E0F1A" w:rsidR="001934AC" w:rsidRDefault="001934AC" w:rsidP="001934AC">
      <w:pPr>
        <w:spacing w:after="0" w:line="360" w:lineRule="auto"/>
        <w:rPr>
          <w:rFonts w:cs="Arial"/>
          <w:b/>
          <w:szCs w:val="24"/>
          <w:lang w:val="en-US"/>
        </w:rPr>
      </w:pPr>
    </w:p>
    <w:p w14:paraId="44B62D0A" w14:textId="1BEAB53F" w:rsidR="001934AC" w:rsidRDefault="001934AC" w:rsidP="001934AC">
      <w:pPr>
        <w:spacing w:after="0" w:line="360" w:lineRule="auto"/>
        <w:rPr>
          <w:rFonts w:cs="Arial"/>
          <w:b/>
          <w:szCs w:val="24"/>
          <w:lang w:val="en-US"/>
        </w:rPr>
      </w:pPr>
    </w:p>
    <w:p w14:paraId="7CF3D776" w14:textId="77777777" w:rsidR="001934AC" w:rsidRPr="001934AC" w:rsidRDefault="001934AC" w:rsidP="001934AC">
      <w:pPr>
        <w:spacing w:after="0" w:line="360" w:lineRule="auto"/>
        <w:rPr>
          <w:rFonts w:cs="Arial"/>
          <w:b/>
          <w:szCs w:val="24"/>
          <w:lang w:val="en-US"/>
        </w:rPr>
      </w:pPr>
    </w:p>
    <w:p w14:paraId="787EB82F" w14:textId="319DD336" w:rsidR="00FF3B2D" w:rsidRPr="001934AC" w:rsidRDefault="001934AC" w:rsidP="00120349">
      <w:pPr>
        <w:spacing w:after="0" w:line="360" w:lineRule="auto"/>
        <w:rPr>
          <w:rFonts w:cs="Arial"/>
          <w:bCs/>
          <w:szCs w:val="24"/>
          <w:lang w:val="en-US"/>
        </w:rPr>
      </w:pPr>
      <w:r w:rsidRPr="001934AC">
        <w:rPr>
          <w:rFonts w:cs="Arial"/>
          <w:b/>
          <w:szCs w:val="24"/>
          <w:lang w:val="en-US"/>
        </w:rPr>
        <w:t xml:space="preserve">Keywords: </w:t>
      </w:r>
      <w:r w:rsidRPr="001934AC">
        <w:rPr>
          <w:rFonts w:cs="Arial"/>
          <w:bCs/>
          <w:szCs w:val="24"/>
          <w:lang w:val="en-US"/>
        </w:rPr>
        <w:t xml:space="preserve">Salsa, </w:t>
      </w:r>
      <w:r>
        <w:rPr>
          <w:rFonts w:cs="Arial"/>
          <w:bCs/>
          <w:szCs w:val="24"/>
          <w:lang w:val="en-US"/>
        </w:rPr>
        <w:t>beat</w:t>
      </w:r>
      <w:r w:rsidRPr="001934AC">
        <w:rPr>
          <w:rFonts w:cs="Arial"/>
          <w:bCs/>
          <w:szCs w:val="24"/>
          <w:lang w:val="en-US"/>
        </w:rPr>
        <w:t xml:space="preserve"> </w:t>
      </w:r>
      <w:r>
        <w:rPr>
          <w:rFonts w:cs="Arial"/>
          <w:bCs/>
          <w:szCs w:val="24"/>
          <w:lang w:val="en-US"/>
        </w:rPr>
        <w:t>tracking</w:t>
      </w:r>
      <w:r w:rsidRPr="001934AC">
        <w:rPr>
          <w:rFonts w:cs="Arial"/>
          <w:bCs/>
          <w:szCs w:val="24"/>
          <w:lang w:val="en-US"/>
        </w:rPr>
        <w:t>, neural networks, music.</w:t>
      </w:r>
    </w:p>
    <w:p w14:paraId="3AD4375E" w14:textId="0C9F100F" w:rsidR="00120349" w:rsidRPr="004570F3" w:rsidRDefault="00BC5EEA" w:rsidP="00E87EF1">
      <w:pPr>
        <w:pStyle w:val="Ttulo2"/>
        <w:rPr>
          <w:lang w:val="es-ES"/>
        </w:rPr>
      </w:pPr>
      <w:bookmarkStart w:id="6" w:name="_Toc26965928"/>
      <w:r w:rsidRPr="004570F3">
        <w:rPr>
          <w:lang w:val="es-ES"/>
        </w:rPr>
        <w:lastRenderedPageBreak/>
        <w:t>Lista de acrónimos</w:t>
      </w:r>
      <w:bookmarkEnd w:id="6"/>
    </w:p>
    <w:p w14:paraId="4D37D342" w14:textId="77777777" w:rsidR="00633F4D" w:rsidRPr="004570F3" w:rsidRDefault="00633F4D" w:rsidP="00633F4D">
      <w:pPr>
        <w:rPr>
          <w:lang w:val="es-ES"/>
        </w:rPr>
      </w:pPr>
    </w:p>
    <w:p w14:paraId="7A5CF181" w14:textId="636C79C2" w:rsidR="00C017D0" w:rsidRPr="004570F3" w:rsidRDefault="00F26BAF" w:rsidP="00120349">
      <w:pPr>
        <w:spacing w:after="0" w:line="360" w:lineRule="auto"/>
        <w:rPr>
          <w:rFonts w:cs="Arial"/>
          <w:szCs w:val="24"/>
          <w:lang w:val="es-ES"/>
        </w:rPr>
      </w:pPr>
      <w:r w:rsidRPr="004570F3">
        <w:rPr>
          <w:rFonts w:cs="Arial"/>
          <w:szCs w:val="24"/>
          <w:lang w:val="es-ES"/>
        </w:rPr>
        <w:t>K</w:t>
      </w:r>
      <w:r w:rsidR="00E87EF1" w:rsidRPr="004570F3">
        <w:rPr>
          <w:rFonts w:cs="Arial"/>
          <w:szCs w:val="24"/>
          <w:lang w:val="es-ES"/>
        </w:rPr>
        <w:t>DE</w:t>
      </w:r>
      <w:r w:rsidR="00E87EF1" w:rsidRPr="004570F3">
        <w:rPr>
          <w:rFonts w:cs="Arial"/>
          <w:szCs w:val="24"/>
          <w:lang w:val="es-ES"/>
        </w:rPr>
        <w:tab/>
      </w:r>
      <w:r w:rsidR="00E87EF1" w:rsidRPr="004570F3">
        <w:rPr>
          <w:rFonts w:cs="Arial"/>
          <w:szCs w:val="24"/>
          <w:lang w:val="es-ES"/>
        </w:rPr>
        <w:tab/>
      </w:r>
      <w:proofErr w:type="spellStart"/>
      <w:r w:rsidR="00E87EF1" w:rsidRPr="004570F3">
        <w:rPr>
          <w:rFonts w:cs="Arial"/>
          <w:b/>
          <w:bCs/>
          <w:szCs w:val="24"/>
          <w:lang w:val="es-ES"/>
        </w:rPr>
        <w:t>K</w:t>
      </w:r>
      <w:r w:rsidR="001B6DD0" w:rsidRPr="004570F3">
        <w:rPr>
          <w:rFonts w:cs="Arial"/>
          <w:szCs w:val="24"/>
          <w:lang w:val="es-ES"/>
        </w:rPr>
        <w:t>ernel</w:t>
      </w:r>
      <w:proofErr w:type="spellEnd"/>
      <w:r w:rsidR="001B6DD0" w:rsidRPr="004570F3">
        <w:rPr>
          <w:rFonts w:cs="Arial"/>
          <w:szCs w:val="24"/>
          <w:lang w:val="es-ES"/>
        </w:rPr>
        <w:t xml:space="preserve"> </w:t>
      </w:r>
      <w:proofErr w:type="spellStart"/>
      <w:r w:rsidR="001B6DD0" w:rsidRPr="004570F3">
        <w:rPr>
          <w:rFonts w:cs="Arial"/>
          <w:b/>
          <w:bCs/>
          <w:szCs w:val="24"/>
          <w:lang w:val="es-ES"/>
        </w:rPr>
        <w:t>d</w:t>
      </w:r>
      <w:r w:rsidR="001B6DD0" w:rsidRPr="004570F3">
        <w:rPr>
          <w:rFonts w:cs="Arial"/>
          <w:szCs w:val="24"/>
          <w:lang w:val="es-ES"/>
        </w:rPr>
        <w:t>ensity</w:t>
      </w:r>
      <w:proofErr w:type="spellEnd"/>
      <w:r w:rsidR="001B6DD0" w:rsidRPr="004570F3">
        <w:rPr>
          <w:rFonts w:cs="Arial"/>
          <w:szCs w:val="24"/>
          <w:lang w:val="es-ES"/>
        </w:rPr>
        <w:t xml:space="preserve"> </w:t>
      </w:r>
      <w:proofErr w:type="spellStart"/>
      <w:r w:rsidR="001B6DD0" w:rsidRPr="004570F3">
        <w:rPr>
          <w:rFonts w:cs="Arial"/>
          <w:b/>
          <w:bCs/>
          <w:szCs w:val="24"/>
          <w:lang w:val="es-ES"/>
        </w:rPr>
        <w:t>e</w:t>
      </w:r>
      <w:r w:rsidR="001B6DD0" w:rsidRPr="004570F3">
        <w:rPr>
          <w:rFonts w:cs="Arial"/>
          <w:szCs w:val="24"/>
          <w:lang w:val="es-ES"/>
        </w:rPr>
        <w:t>stimation</w:t>
      </w:r>
      <w:proofErr w:type="spellEnd"/>
    </w:p>
    <w:p w14:paraId="508C7D12" w14:textId="43D17A57" w:rsidR="001B6DD0" w:rsidRDefault="001B6DD0" w:rsidP="00120349">
      <w:pPr>
        <w:spacing w:after="0" w:line="360" w:lineRule="auto"/>
        <w:rPr>
          <w:rFonts w:cs="Arial"/>
          <w:szCs w:val="24"/>
          <w:lang w:val="en-US"/>
        </w:rPr>
      </w:pPr>
      <w:r>
        <w:rPr>
          <w:rFonts w:cs="Arial"/>
          <w:szCs w:val="24"/>
          <w:lang w:val="en-US"/>
        </w:rPr>
        <w:t xml:space="preserve">MDS </w:t>
      </w:r>
      <w:r w:rsidR="00E87EF1">
        <w:rPr>
          <w:rFonts w:cs="Arial"/>
          <w:szCs w:val="24"/>
          <w:lang w:val="en-US"/>
        </w:rPr>
        <w:tab/>
      </w:r>
      <w:r w:rsidR="00E87EF1">
        <w:rPr>
          <w:rFonts w:cs="Arial"/>
          <w:szCs w:val="24"/>
          <w:lang w:val="en-US"/>
        </w:rPr>
        <w:tab/>
      </w:r>
      <w:r w:rsidR="007651BE" w:rsidRPr="007651BE">
        <w:rPr>
          <w:rFonts w:cs="Arial"/>
          <w:b/>
          <w:bCs/>
          <w:szCs w:val="24"/>
          <w:lang w:val="en-US"/>
        </w:rPr>
        <w:t>M</w:t>
      </w:r>
      <w:r w:rsidR="007651BE" w:rsidRPr="007651BE">
        <w:rPr>
          <w:rFonts w:cs="Arial"/>
          <w:szCs w:val="24"/>
          <w:lang w:val="en-US"/>
        </w:rPr>
        <w:t>ulti</w:t>
      </w:r>
      <w:r w:rsidR="007651BE" w:rsidRPr="007651BE">
        <w:rPr>
          <w:rFonts w:cs="Arial"/>
          <w:b/>
          <w:bCs/>
          <w:szCs w:val="24"/>
          <w:lang w:val="en-US"/>
        </w:rPr>
        <w:t>d</w:t>
      </w:r>
      <w:r w:rsidR="007651BE" w:rsidRPr="007651BE">
        <w:rPr>
          <w:rFonts w:cs="Arial"/>
          <w:szCs w:val="24"/>
          <w:lang w:val="en-US"/>
        </w:rPr>
        <w:t xml:space="preserve">imensional </w:t>
      </w:r>
      <w:r w:rsidR="007651BE" w:rsidRPr="007651BE">
        <w:rPr>
          <w:rFonts w:cs="Arial"/>
          <w:b/>
          <w:bCs/>
          <w:szCs w:val="24"/>
          <w:lang w:val="en-US"/>
        </w:rPr>
        <w:t>s</w:t>
      </w:r>
      <w:r w:rsidR="007651BE" w:rsidRPr="007651BE">
        <w:rPr>
          <w:rFonts w:cs="Arial"/>
          <w:szCs w:val="24"/>
          <w:lang w:val="en-US"/>
        </w:rPr>
        <w:t>caling</w:t>
      </w:r>
    </w:p>
    <w:p w14:paraId="73DCC84C" w14:textId="1F35B14A" w:rsidR="00F26BAF" w:rsidRDefault="00F26BAF" w:rsidP="00120349">
      <w:pPr>
        <w:spacing w:after="0" w:line="360" w:lineRule="auto"/>
        <w:rPr>
          <w:rFonts w:cs="Arial"/>
          <w:szCs w:val="24"/>
          <w:lang w:val="en-US"/>
        </w:rPr>
      </w:pPr>
      <w:proofErr w:type="spellStart"/>
      <w:r>
        <w:rPr>
          <w:rFonts w:cs="Arial"/>
          <w:szCs w:val="24"/>
          <w:lang w:val="en-US"/>
        </w:rPr>
        <w:t>Cnn</w:t>
      </w:r>
      <w:proofErr w:type="spellEnd"/>
      <w:r w:rsidR="001B6DD0">
        <w:rPr>
          <w:rFonts w:cs="Arial"/>
          <w:szCs w:val="24"/>
          <w:lang w:val="en-US"/>
        </w:rPr>
        <w:t xml:space="preserve"> </w:t>
      </w:r>
      <w:r w:rsidR="00E87EF1">
        <w:rPr>
          <w:rFonts w:cs="Arial"/>
          <w:szCs w:val="24"/>
          <w:lang w:val="en-US"/>
        </w:rPr>
        <w:tab/>
      </w:r>
      <w:r w:rsidR="00E87EF1">
        <w:rPr>
          <w:rFonts w:cs="Arial"/>
          <w:szCs w:val="24"/>
          <w:lang w:val="en-US"/>
        </w:rPr>
        <w:tab/>
      </w:r>
      <w:r w:rsidR="00E87EF1" w:rsidRPr="00E87EF1">
        <w:rPr>
          <w:rFonts w:cs="Arial"/>
          <w:b/>
          <w:bCs/>
          <w:szCs w:val="24"/>
          <w:lang w:val="en-US"/>
        </w:rPr>
        <w:t>C</w:t>
      </w:r>
      <w:r w:rsidR="001B6DD0">
        <w:rPr>
          <w:rFonts w:cs="Arial"/>
          <w:szCs w:val="24"/>
          <w:lang w:val="en-US"/>
        </w:rPr>
        <w:t xml:space="preserve">onvolucional </w:t>
      </w:r>
      <w:r w:rsidR="001B6DD0" w:rsidRPr="00E87EF1">
        <w:rPr>
          <w:rFonts w:cs="Arial"/>
          <w:b/>
          <w:bCs/>
          <w:szCs w:val="24"/>
          <w:lang w:val="en-US"/>
        </w:rPr>
        <w:t>n</w:t>
      </w:r>
      <w:r w:rsidR="001B6DD0">
        <w:rPr>
          <w:rFonts w:cs="Arial"/>
          <w:szCs w:val="24"/>
          <w:lang w:val="en-US"/>
        </w:rPr>
        <w:t xml:space="preserve">eural </w:t>
      </w:r>
      <w:r w:rsidR="001B6DD0" w:rsidRPr="00E87EF1">
        <w:rPr>
          <w:rFonts w:cs="Arial"/>
          <w:b/>
          <w:bCs/>
          <w:szCs w:val="24"/>
          <w:lang w:val="en-US"/>
        </w:rPr>
        <w:t>n</w:t>
      </w:r>
      <w:r w:rsidR="001B6DD0">
        <w:rPr>
          <w:rFonts w:cs="Arial"/>
          <w:szCs w:val="24"/>
          <w:lang w:val="en-US"/>
        </w:rPr>
        <w:t>etwork</w:t>
      </w:r>
    </w:p>
    <w:p w14:paraId="4C3334D4" w14:textId="025DBDA6" w:rsidR="00F26BAF" w:rsidRPr="00FF0E23" w:rsidRDefault="001B6DD0" w:rsidP="00120349">
      <w:pPr>
        <w:spacing w:after="0" w:line="360" w:lineRule="auto"/>
        <w:rPr>
          <w:rFonts w:cs="Arial"/>
          <w:szCs w:val="24"/>
          <w:lang w:val="en-US"/>
        </w:rPr>
      </w:pPr>
      <w:proofErr w:type="spellStart"/>
      <w:r>
        <w:rPr>
          <w:rFonts w:cs="Arial"/>
          <w:szCs w:val="24"/>
          <w:lang w:val="en-US"/>
        </w:rPr>
        <w:t>R</w:t>
      </w:r>
      <w:r w:rsidR="00F26BAF">
        <w:rPr>
          <w:rFonts w:cs="Arial"/>
          <w:szCs w:val="24"/>
          <w:lang w:val="en-US"/>
        </w:rPr>
        <w:t>nn</w:t>
      </w:r>
      <w:proofErr w:type="spellEnd"/>
      <w:r>
        <w:rPr>
          <w:rFonts w:cs="Arial"/>
          <w:szCs w:val="24"/>
          <w:lang w:val="en-US"/>
        </w:rPr>
        <w:t xml:space="preserve"> </w:t>
      </w:r>
      <w:r w:rsidR="00E87EF1">
        <w:rPr>
          <w:rFonts w:cs="Arial"/>
          <w:szCs w:val="24"/>
          <w:lang w:val="en-US"/>
        </w:rPr>
        <w:tab/>
      </w:r>
      <w:r w:rsidR="00E87EF1">
        <w:rPr>
          <w:rFonts w:cs="Arial"/>
          <w:szCs w:val="24"/>
          <w:lang w:val="en-US"/>
        </w:rPr>
        <w:tab/>
      </w:r>
      <w:r w:rsidR="00E87EF1" w:rsidRPr="00E87EF1">
        <w:rPr>
          <w:rFonts w:cs="Arial"/>
          <w:b/>
          <w:bCs/>
          <w:szCs w:val="24"/>
          <w:lang w:val="en-US"/>
        </w:rPr>
        <w:t>R</w:t>
      </w:r>
      <w:r>
        <w:rPr>
          <w:rFonts w:cs="Arial"/>
          <w:szCs w:val="24"/>
          <w:lang w:val="en-US"/>
        </w:rPr>
        <w:t xml:space="preserve">ecurrent </w:t>
      </w:r>
      <w:r w:rsidRPr="00E87EF1">
        <w:rPr>
          <w:rFonts w:cs="Arial"/>
          <w:b/>
          <w:bCs/>
          <w:szCs w:val="24"/>
          <w:lang w:val="en-US"/>
        </w:rPr>
        <w:t>n</w:t>
      </w:r>
      <w:r>
        <w:rPr>
          <w:rFonts w:cs="Arial"/>
          <w:szCs w:val="24"/>
          <w:lang w:val="en-US"/>
        </w:rPr>
        <w:t xml:space="preserve">eural </w:t>
      </w:r>
      <w:r w:rsidRPr="00E87EF1">
        <w:rPr>
          <w:rFonts w:cs="Arial"/>
          <w:b/>
          <w:bCs/>
          <w:szCs w:val="24"/>
          <w:lang w:val="en-US"/>
        </w:rPr>
        <w:t>n</w:t>
      </w:r>
      <w:r>
        <w:rPr>
          <w:rFonts w:cs="Arial"/>
          <w:szCs w:val="24"/>
          <w:lang w:val="en-US"/>
        </w:rPr>
        <w:t>etwork</w:t>
      </w:r>
    </w:p>
    <w:p w14:paraId="74F65A5D" w14:textId="4B22428C" w:rsidR="0030385D" w:rsidRDefault="00E87EF1" w:rsidP="00120349">
      <w:pPr>
        <w:spacing w:after="0" w:line="360" w:lineRule="auto"/>
        <w:rPr>
          <w:rFonts w:cs="Arial"/>
          <w:szCs w:val="24"/>
          <w:lang w:val="en-US"/>
        </w:rPr>
      </w:pPr>
      <w:r>
        <w:rPr>
          <w:rFonts w:cs="Arial"/>
          <w:szCs w:val="24"/>
          <w:lang w:val="en-US"/>
        </w:rPr>
        <w:t>H</w:t>
      </w:r>
      <w:r w:rsidR="001249EF">
        <w:rPr>
          <w:rFonts w:cs="Arial"/>
          <w:szCs w:val="24"/>
          <w:lang w:val="en-US"/>
        </w:rPr>
        <w:t>z</w:t>
      </w:r>
      <w:r w:rsidR="001B6DD0">
        <w:rPr>
          <w:rFonts w:cs="Arial"/>
          <w:szCs w:val="24"/>
          <w:lang w:val="en-US"/>
        </w:rPr>
        <w:t xml:space="preserve"> </w:t>
      </w:r>
      <w:r>
        <w:rPr>
          <w:rFonts w:cs="Arial"/>
          <w:szCs w:val="24"/>
          <w:lang w:val="en-US"/>
        </w:rPr>
        <w:tab/>
      </w:r>
      <w:r>
        <w:rPr>
          <w:rFonts w:cs="Arial"/>
          <w:szCs w:val="24"/>
          <w:lang w:val="en-US"/>
        </w:rPr>
        <w:tab/>
      </w:r>
      <w:r w:rsidRPr="00E87EF1">
        <w:rPr>
          <w:rFonts w:cs="Arial"/>
          <w:b/>
          <w:bCs/>
          <w:szCs w:val="24"/>
          <w:lang w:val="en-US"/>
        </w:rPr>
        <w:t>H</w:t>
      </w:r>
      <w:r w:rsidR="001B6DD0">
        <w:rPr>
          <w:rFonts w:cs="Arial"/>
          <w:szCs w:val="24"/>
          <w:lang w:val="en-US"/>
        </w:rPr>
        <w:t>ert</w:t>
      </w:r>
      <w:r w:rsidR="001B6DD0" w:rsidRPr="00E87EF1">
        <w:rPr>
          <w:rFonts w:cs="Arial"/>
          <w:b/>
          <w:bCs/>
          <w:szCs w:val="24"/>
          <w:lang w:val="en-US"/>
        </w:rPr>
        <w:t>z</w:t>
      </w:r>
    </w:p>
    <w:p w14:paraId="19D4B634" w14:textId="71B07393" w:rsidR="001249EF" w:rsidRDefault="001249EF" w:rsidP="00120349">
      <w:pPr>
        <w:spacing w:after="0" w:line="360" w:lineRule="auto"/>
        <w:rPr>
          <w:rFonts w:cs="Arial"/>
          <w:szCs w:val="24"/>
          <w:lang w:val="en-US"/>
        </w:rPr>
      </w:pPr>
      <w:proofErr w:type="spellStart"/>
      <w:r>
        <w:rPr>
          <w:rFonts w:cs="Arial"/>
          <w:szCs w:val="24"/>
          <w:lang w:val="en-US"/>
        </w:rPr>
        <w:t>sr</w:t>
      </w:r>
      <w:proofErr w:type="spellEnd"/>
      <w:r w:rsidR="001B6DD0">
        <w:rPr>
          <w:rFonts w:cs="Arial"/>
          <w:szCs w:val="24"/>
          <w:lang w:val="en-US"/>
        </w:rPr>
        <w:t xml:space="preserve"> </w:t>
      </w:r>
      <w:r w:rsidR="00E87EF1">
        <w:rPr>
          <w:rFonts w:cs="Arial"/>
          <w:szCs w:val="24"/>
          <w:lang w:val="en-US"/>
        </w:rPr>
        <w:tab/>
      </w:r>
      <w:r w:rsidR="00E87EF1">
        <w:rPr>
          <w:rFonts w:cs="Arial"/>
          <w:szCs w:val="24"/>
          <w:lang w:val="en-US"/>
        </w:rPr>
        <w:tab/>
      </w:r>
      <w:r w:rsidR="00E87EF1" w:rsidRPr="00E87EF1">
        <w:rPr>
          <w:rFonts w:cs="Arial"/>
          <w:b/>
          <w:bCs/>
          <w:szCs w:val="24"/>
          <w:lang w:val="en-US"/>
        </w:rPr>
        <w:t>S</w:t>
      </w:r>
      <w:r w:rsidR="001B6DD0">
        <w:rPr>
          <w:rFonts w:cs="Arial"/>
          <w:szCs w:val="24"/>
          <w:lang w:val="en-US"/>
        </w:rPr>
        <w:t>harp</w:t>
      </w:r>
      <w:r w:rsidR="00633F4D">
        <w:rPr>
          <w:rFonts w:cs="Arial"/>
          <w:szCs w:val="24"/>
          <w:lang w:val="en-US"/>
        </w:rPr>
        <w:t>e</w:t>
      </w:r>
      <w:r w:rsidR="001B6DD0">
        <w:rPr>
          <w:rFonts w:cs="Arial"/>
          <w:szCs w:val="24"/>
          <w:lang w:val="en-US"/>
        </w:rPr>
        <w:t xml:space="preserve"> </w:t>
      </w:r>
      <w:r w:rsidR="001B6DD0" w:rsidRPr="00E87EF1">
        <w:rPr>
          <w:rFonts w:cs="Arial"/>
          <w:b/>
          <w:bCs/>
          <w:szCs w:val="24"/>
          <w:lang w:val="en-US"/>
        </w:rPr>
        <w:t>r</w:t>
      </w:r>
      <w:r w:rsidR="001B6DD0">
        <w:rPr>
          <w:rFonts w:cs="Arial"/>
          <w:szCs w:val="24"/>
          <w:lang w:val="en-US"/>
        </w:rPr>
        <w:t>atio</w:t>
      </w:r>
    </w:p>
    <w:p w14:paraId="0FAE4880" w14:textId="194EBE20" w:rsidR="001B6DD0" w:rsidRDefault="001B6DD0" w:rsidP="00120349">
      <w:pPr>
        <w:spacing w:after="0" w:line="360" w:lineRule="auto"/>
        <w:rPr>
          <w:rFonts w:cs="Arial"/>
          <w:szCs w:val="24"/>
          <w:lang w:val="en-US"/>
        </w:rPr>
      </w:pPr>
      <w:proofErr w:type="spellStart"/>
      <w:r>
        <w:rPr>
          <w:rFonts w:cs="Arial"/>
          <w:szCs w:val="24"/>
          <w:lang w:val="en-US"/>
        </w:rPr>
        <w:t>srp</w:t>
      </w:r>
      <w:proofErr w:type="spellEnd"/>
      <w:r w:rsidR="00E87EF1">
        <w:rPr>
          <w:rFonts w:cs="Arial"/>
          <w:szCs w:val="24"/>
          <w:lang w:val="en-US"/>
        </w:rPr>
        <w:tab/>
      </w:r>
      <w:r w:rsidR="00E87EF1">
        <w:rPr>
          <w:rFonts w:cs="Arial"/>
          <w:szCs w:val="24"/>
          <w:lang w:val="en-US"/>
        </w:rPr>
        <w:tab/>
      </w:r>
      <w:r w:rsidR="00E87EF1" w:rsidRPr="00E87EF1">
        <w:rPr>
          <w:rFonts w:cs="Arial"/>
          <w:b/>
          <w:bCs/>
          <w:szCs w:val="24"/>
          <w:lang w:val="en-US"/>
        </w:rPr>
        <w:t>S</w:t>
      </w:r>
      <w:r>
        <w:rPr>
          <w:rFonts w:cs="Arial"/>
          <w:szCs w:val="24"/>
          <w:lang w:val="en-US"/>
        </w:rPr>
        <w:t>harp</w:t>
      </w:r>
      <w:r w:rsidR="00633F4D">
        <w:rPr>
          <w:rFonts w:cs="Arial"/>
          <w:szCs w:val="24"/>
          <w:lang w:val="en-US"/>
        </w:rPr>
        <w:t>e</w:t>
      </w:r>
      <w:r>
        <w:rPr>
          <w:rFonts w:cs="Arial"/>
          <w:szCs w:val="24"/>
          <w:lang w:val="en-US"/>
        </w:rPr>
        <w:t xml:space="preserve"> </w:t>
      </w:r>
      <w:r w:rsidRPr="00E87EF1">
        <w:rPr>
          <w:rFonts w:cs="Arial"/>
          <w:b/>
          <w:bCs/>
          <w:szCs w:val="24"/>
          <w:lang w:val="en-US"/>
        </w:rPr>
        <w:t>r</w:t>
      </w:r>
      <w:r>
        <w:rPr>
          <w:rFonts w:cs="Arial"/>
          <w:szCs w:val="24"/>
          <w:lang w:val="en-US"/>
        </w:rPr>
        <w:t xml:space="preserve">atio </w:t>
      </w:r>
      <w:proofErr w:type="spellStart"/>
      <w:r w:rsidRPr="00E87EF1">
        <w:rPr>
          <w:rFonts w:cs="Arial"/>
          <w:b/>
          <w:bCs/>
          <w:szCs w:val="24"/>
          <w:lang w:val="en-US"/>
        </w:rPr>
        <w:t>p</w:t>
      </w:r>
      <w:r>
        <w:rPr>
          <w:rFonts w:cs="Arial"/>
          <w:szCs w:val="24"/>
          <w:lang w:val="en-US"/>
        </w:rPr>
        <w:t>rocesado</w:t>
      </w:r>
      <w:proofErr w:type="spellEnd"/>
    </w:p>
    <w:p w14:paraId="4E7D3E93" w14:textId="7516EBC7" w:rsidR="002B7EA9" w:rsidRDefault="00E87EF1" w:rsidP="00120349">
      <w:pPr>
        <w:spacing w:after="0" w:line="360" w:lineRule="auto"/>
        <w:rPr>
          <w:rFonts w:cs="Arial"/>
          <w:szCs w:val="24"/>
          <w:lang w:val="en-US"/>
        </w:rPr>
      </w:pPr>
      <w:proofErr w:type="spellStart"/>
      <w:r w:rsidRPr="004570F3">
        <w:rPr>
          <w:rFonts w:cs="Segoe UI"/>
          <w:lang w:val="en-US"/>
        </w:rPr>
        <w:t>ioi</w:t>
      </w:r>
      <w:proofErr w:type="spellEnd"/>
      <w:r w:rsidRPr="004570F3">
        <w:rPr>
          <w:rFonts w:cs="Segoe UI"/>
          <w:i/>
          <w:iCs/>
          <w:lang w:val="en-US"/>
        </w:rPr>
        <w:t xml:space="preserve"> </w:t>
      </w:r>
      <w:r w:rsidRPr="004570F3">
        <w:rPr>
          <w:rFonts w:cs="Segoe UI"/>
          <w:i/>
          <w:iCs/>
          <w:lang w:val="en-US"/>
        </w:rPr>
        <w:tab/>
      </w:r>
      <w:r w:rsidRPr="004570F3">
        <w:rPr>
          <w:rFonts w:cs="Segoe UI"/>
          <w:i/>
          <w:iCs/>
          <w:lang w:val="en-US"/>
        </w:rPr>
        <w:tab/>
      </w:r>
      <w:r w:rsidRPr="004570F3">
        <w:rPr>
          <w:rFonts w:cs="Segoe UI"/>
          <w:b/>
          <w:bCs/>
          <w:lang w:val="en-US"/>
        </w:rPr>
        <w:t>I</w:t>
      </w:r>
      <w:r w:rsidR="002B7EA9" w:rsidRPr="004570F3">
        <w:rPr>
          <w:rFonts w:cs="Segoe UI"/>
          <w:lang w:val="en-US"/>
        </w:rPr>
        <w:t xml:space="preserve">nter </w:t>
      </w:r>
      <w:r w:rsidR="002B7EA9" w:rsidRPr="004570F3">
        <w:rPr>
          <w:rFonts w:cs="Segoe UI"/>
          <w:b/>
          <w:bCs/>
          <w:lang w:val="en-US"/>
        </w:rPr>
        <w:t>o</w:t>
      </w:r>
      <w:r w:rsidR="002B7EA9" w:rsidRPr="004570F3">
        <w:rPr>
          <w:rFonts w:cs="Segoe UI"/>
          <w:lang w:val="en-US"/>
        </w:rPr>
        <w:t xml:space="preserve">nset </w:t>
      </w:r>
      <w:r w:rsidR="002B7EA9" w:rsidRPr="004570F3">
        <w:rPr>
          <w:rFonts w:cs="Segoe UI"/>
          <w:b/>
          <w:bCs/>
          <w:lang w:val="en-US"/>
        </w:rPr>
        <w:t>I</w:t>
      </w:r>
      <w:r w:rsidR="002B7EA9" w:rsidRPr="004570F3">
        <w:rPr>
          <w:rFonts w:cs="Segoe UI"/>
          <w:lang w:val="en-US"/>
        </w:rPr>
        <w:t xml:space="preserve">nterval </w:t>
      </w:r>
    </w:p>
    <w:p w14:paraId="31C3EF6A" w14:textId="44C49172" w:rsidR="00F26BAF" w:rsidRDefault="00F26BAF" w:rsidP="00120349">
      <w:pPr>
        <w:spacing w:after="0" w:line="360" w:lineRule="auto"/>
        <w:rPr>
          <w:rFonts w:cs="Arial"/>
          <w:szCs w:val="24"/>
          <w:lang w:val="en-US"/>
        </w:rPr>
      </w:pPr>
    </w:p>
    <w:p w14:paraId="440C9762" w14:textId="77777777" w:rsidR="00F26BAF" w:rsidRPr="00FF0E23" w:rsidRDefault="00F26BAF" w:rsidP="00120349">
      <w:pPr>
        <w:spacing w:after="0" w:line="360" w:lineRule="auto"/>
        <w:rPr>
          <w:rFonts w:cs="Arial"/>
          <w:szCs w:val="24"/>
          <w:lang w:val="en-US"/>
        </w:rPr>
      </w:pPr>
    </w:p>
    <w:p w14:paraId="29F58FA2" w14:textId="77777777" w:rsidR="0030385D" w:rsidRPr="00FF0E23" w:rsidRDefault="0030385D" w:rsidP="00120349">
      <w:pPr>
        <w:spacing w:after="0" w:line="360" w:lineRule="auto"/>
        <w:rPr>
          <w:rFonts w:cs="Arial"/>
          <w:szCs w:val="24"/>
          <w:lang w:val="en-US"/>
        </w:rPr>
      </w:pPr>
    </w:p>
    <w:p w14:paraId="4C93F86B" w14:textId="77777777" w:rsidR="0030385D" w:rsidRPr="00FF0E23" w:rsidRDefault="0030385D" w:rsidP="00120349">
      <w:pPr>
        <w:spacing w:after="0" w:line="360" w:lineRule="auto"/>
        <w:rPr>
          <w:rFonts w:cs="Arial"/>
          <w:szCs w:val="24"/>
          <w:lang w:val="en-US"/>
        </w:rPr>
      </w:pPr>
    </w:p>
    <w:p w14:paraId="63ADEE0C" w14:textId="77777777" w:rsidR="0030385D" w:rsidRPr="00FF0E23" w:rsidRDefault="0030385D" w:rsidP="00120349">
      <w:pPr>
        <w:spacing w:after="0" w:line="360" w:lineRule="auto"/>
        <w:rPr>
          <w:rFonts w:cs="Arial"/>
          <w:szCs w:val="24"/>
          <w:lang w:val="en-US"/>
        </w:rPr>
      </w:pPr>
    </w:p>
    <w:p w14:paraId="22921FA6" w14:textId="77777777" w:rsidR="0030385D" w:rsidRPr="00FF0E23" w:rsidRDefault="0030385D" w:rsidP="00120349">
      <w:pPr>
        <w:spacing w:after="0" w:line="360" w:lineRule="auto"/>
        <w:rPr>
          <w:rFonts w:cs="Arial"/>
          <w:szCs w:val="24"/>
          <w:lang w:val="en-US"/>
        </w:rPr>
      </w:pPr>
    </w:p>
    <w:p w14:paraId="5AD4DC40" w14:textId="306CE5AD" w:rsidR="0030385D" w:rsidRPr="00FF0E23" w:rsidRDefault="0030385D" w:rsidP="00120349">
      <w:pPr>
        <w:spacing w:after="0" w:line="360" w:lineRule="auto"/>
        <w:rPr>
          <w:rFonts w:cs="Arial"/>
          <w:szCs w:val="24"/>
          <w:lang w:val="en-US"/>
        </w:rPr>
      </w:pPr>
    </w:p>
    <w:p w14:paraId="5CB3E866" w14:textId="0472A8C1" w:rsidR="00FF3B2D" w:rsidRPr="00FF0E23" w:rsidRDefault="00FF3B2D" w:rsidP="00120349">
      <w:pPr>
        <w:spacing w:after="0" w:line="360" w:lineRule="auto"/>
        <w:rPr>
          <w:rFonts w:cs="Arial"/>
          <w:szCs w:val="24"/>
          <w:lang w:val="en-US"/>
        </w:rPr>
      </w:pPr>
    </w:p>
    <w:p w14:paraId="745C2EED" w14:textId="2422455B" w:rsidR="00FF3B2D" w:rsidRDefault="00FF3B2D" w:rsidP="00120349">
      <w:pPr>
        <w:spacing w:after="0" w:line="360" w:lineRule="auto"/>
        <w:rPr>
          <w:rFonts w:cs="Arial"/>
          <w:szCs w:val="24"/>
          <w:lang w:val="en-US"/>
        </w:rPr>
      </w:pPr>
    </w:p>
    <w:p w14:paraId="51CB765F" w14:textId="77777777" w:rsidR="007651BE" w:rsidRPr="00FF0E23" w:rsidRDefault="007651BE" w:rsidP="00120349">
      <w:pPr>
        <w:spacing w:after="0" w:line="360" w:lineRule="auto"/>
        <w:rPr>
          <w:rFonts w:cs="Arial"/>
          <w:szCs w:val="24"/>
          <w:lang w:val="en-US"/>
        </w:rPr>
      </w:pPr>
    </w:p>
    <w:p w14:paraId="62CF09EC" w14:textId="77777777" w:rsidR="0030385D" w:rsidRPr="001108E7" w:rsidRDefault="0030385D" w:rsidP="00463CCB">
      <w:pPr>
        <w:pStyle w:val="Ttulo2"/>
      </w:pPr>
      <w:bookmarkStart w:id="7" w:name="_Toc26965929"/>
      <w:r w:rsidRPr="001108E7">
        <w:lastRenderedPageBreak/>
        <w:t>Glosario de términos</w:t>
      </w:r>
      <w:bookmarkEnd w:id="7"/>
    </w:p>
    <w:p w14:paraId="4A108285" w14:textId="77777777" w:rsidR="00DE3B35" w:rsidRDefault="00DE3B35" w:rsidP="00DE3B35"/>
    <w:p w14:paraId="5AFEDD6D" w14:textId="40041888" w:rsidR="00D14B70" w:rsidRPr="00BB0C59" w:rsidRDefault="00CC6CFE" w:rsidP="00DE3B35">
      <w:pPr>
        <w:rPr>
          <w:rFonts w:cs="Segoe UI"/>
          <w:b/>
          <w:szCs w:val="24"/>
          <w:lang w:val="es-ES"/>
        </w:rPr>
      </w:pPr>
      <w:r w:rsidRPr="00BB0C59">
        <w:rPr>
          <w:rFonts w:cs="Segoe UI"/>
          <w:b/>
          <w:szCs w:val="24"/>
        </w:rPr>
        <w:t>Pulse</w:t>
      </w:r>
      <w:r w:rsidR="00D14B70" w:rsidRPr="00BB0C59">
        <w:rPr>
          <w:rFonts w:cs="Segoe UI"/>
          <w:b/>
          <w:szCs w:val="24"/>
          <w:lang w:val="es-ES"/>
        </w:rPr>
        <w:t xml:space="preserve"> o Pulso: </w:t>
      </w:r>
      <w:r w:rsidR="00E67397" w:rsidRPr="00BB0C59">
        <w:rPr>
          <w:rFonts w:cs="Segoe UI"/>
          <w:szCs w:val="24"/>
        </w:rPr>
        <w:t>Sensación de marca y periodicidad sobrepuesta a estímulos cíclicos en diversas modalidades (sonido, luz, habla, etc.). En la música comúnmente se manifiesta como la indicación periódica de un ciclo a veces marcado con los pies, la cabeza o las manos</w:t>
      </w:r>
      <w:r w:rsidR="00E67397" w:rsidRPr="00BB0C59">
        <w:rPr>
          <w:rFonts w:cs="Segoe UI"/>
          <w:szCs w:val="24"/>
          <w:shd w:val="clear" w:color="auto" w:fill="FFFFFF"/>
        </w:rPr>
        <w:t>.</w:t>
      </w:r>
      <w:r w:rsidRPr="00BB0C59">
        <w:rPr>
          <w:rFonts w:cs="Segoe UI"/>
          <w:szCs w:val="24"/>
          <w:shd w:val="clear" w:color="auto" w:fill="FFFFFF"/>
        </w:rPr>
        <w:t xml:space="preserve"> En ámbitos no científicos y musicales también se le conoce al pulso como beat.</w:t>
      </w:r>
    </w:p>
    <w:p w14:paraId="7E817CA1" w14:textId="7ECA2BA6" w:rsidR="00D14B70" w:rsidRPr="00BB0C59" w:rsidRDefault="00D14B70" w:rsidP="00DE3B35">
      <w:pPr>
        <w:rPr>
          <w:rFonts w:cs="Segoe UI"/>
          <w:b/>
          <w:szCs w:val="24"/>
          <w:lang w:val="es-ES"/>
        </w:rPr>
      </w:pPr>
      <w:r w:rsidRPr="00BB0C59">
        <w:rPr>
          <w:rFonts w:cs="Segoe UI"/>
          <w:b/>
          <w:szCs w:val="24"/>
          <w:lang w:val="es-ES"/>
        </w:rPr>
        <w:t xml:space="preserve">Data set o Base de datos: </w:t>
      </w:r>
      <w:r w:rsidRPr="00BB0C59">
        <w:rPr>
          <w:rFonts w:cs="Segoe UI"/>
          <w:szCs w:val="24"/>
          <w:lang w:val="es-ES"/>
        </w:rPr>
        <w:t xml:space="preserve">Conjunto de datos organizado de tal modo que permita obtener con rapidez diversos tipos de información </w:t>
      </w:r>
      <w:r w:rsidRPr="00BB0C59">
        <w:rPr>
          <w:rFonts w:cs="Segoe UI"/>
          <w:szCs w:val="24"/>
          <w:lang w:val="es-ES"/>
        </w:rPr>
        <w:fldChar w:fldCharType="begin" w:fldLock="1"/>
      </w:r>
      <w:r w:rsidR="00621732" w:rsidRPr="00BB0C59">
        <w:rPr>
          <w:rFonts w:cs="Segoe UI"/>
          <w:szCs w:val="24"/>
          <w:lang w:val="es-ES"/>
        </w:rPr>
        <w:instrText>ADDIN CSL_CITATION {"citationItems":[{"id":"ITEM-1","itemData":{"URL":"https://dle.rae.es/?id=5ASmP2Z","author":[{"dropping-particle":"","family":"RAE","given":"","non-dropping-particle":"","parse-names":false,"suffix":""}],"id":"ITEM-1","issued":{"date-parts":[["2010"]]},"title":"Definición de base - Diccionario de la lengua española - Edición del Tricentenario","type":"webpage"},"uris":["http://www.mendeley.com/documents/?uuid=5491c9cd-090a-311d-909a-5cf884314b72"]}],"mendeley":{"formattedCitation":"(RAE, 2010a)","plainTextFormattedCitation":"(RAE, 2010a)","previouslyFormattedCitation":"(RAE, 2010a)"},"properties":{"noteIndex":0},"schema":"https://github.com/citation-style-language/schema/raw/master/csl-citation.json"}</w:instrText>
      </w:r>
      <w:r w:rsidRPr="00BB0C59">
        <w:rPr>
          <w:rFonts w:cs="Segoe UI"/>
          <w:szCs w:val="24"/>
          <w:lang w:val="es-ES"/>
        </w:rPr>
        <w:fldChar w:fldCharType="separate"/>
      </w:r>
      <w:r w:rsidR="00027273" w:rsidRPr="00BB0C59">
        <w:rPr>
          <w:rFonts w:cs="Segoe UI"/>
          <w:noProof/>
          <w:szCs w:val="24"/>
          <w:lang w:val="es-ES"/>
        </w:rPr>
        <w:t>(RAE, 2010a)</w:t>
      </w:r>
      <w:r w:rsidRPr="00BB0C59">
        <w:rPr>
          <w:rFonts w:cs="Segoe UI"/>
          <w:szCs w:val="24"/>
          <w:lang w:val="es-ES"/>
        </w:rPr>
        <w:fldChar w:fldCharType="end"/>
      </w:r>
      <w:r w:rsidRPr="00BB0C59">
        <w:rPr>
          <w:rFonts w:cs="Segoe UI"/>
          <w:szCs w:val="24"/>
          <w:lang w:val="es-ES"/>
        </w:rPr>
        <w:t>.</w:t>
      </w:r>
    </w:p>
    <w:p w14:paraId="48972B1E" w14:textId="2CF1F553" w:rsidR="00D14B70" w:rsidRPr="00BB0C59" w:rsidRDefault="00D14B70" w:rsidP="00DE3B35">
      <w:pPr>
        <w:rPr>
          <w:rFonts w:cs="Segoe UI"/>
          <w:b/>
          <w:szCs w:val="24"/>
          <w:lang w:val="es-ES"/>
        </w:rPr>
      </w:pPr>
      <w:proofErr w:type="spellStart"/>
      <w:r w:rsidRPr="00BB0C59">
        <w:rPr>
          <w:rFonts w:cs="Segoe UI"/>
          <w:b/>
          <w:szCs w:val="24"/>
          <w:lang w:val="es-ES"/>
        </w:rPr>
        <w:t>Ground-Truth</w:t>
      </w:r>
      <w:proofErr w:type="spellEnd"/>
      <w:r w:rsidRPr="00BB0C59">
        <w:rPr>
          <w:rFonts w:cs="Segoe UI"/>
          <w:b/>
          <w:szCs w:val="24"/>
          <w:lang w:val="es-ES"/>
        </w:rPr>
        <w:t xml:space="preserve">: </w:t>
      </w:r>
      <w:r w:rsidRPr="00BB0C59">
        <w:rPr>
          <w:rFonts w:cs="Segoe UI"/>
          <w:szCs w:val="24"/>
          <w:lang w:val="es-ES"/>
        </w:rPr>
        <w:t xml:space="preserve">Para confirmar o validar directamente (información o datos derivados indirectamente), especialmente (en sensores remotos) mediante observación directa en tierra, en lugar de mediante la interpretación de datos obtenidos de forma remota; para hacer observaciones de (tierra, un área, etc.) directamente sobre el terreno, especialmente para confirmar o validar los datos obtenidos indirectamente </w:t>
      </w:r>
      <w:r w:rsidRPr="00BB0C59">
        <w:rPr>
          <w:rFonts w:cs="Segoe UI"/>
          <w:szCs w:val="24"/>
          <w:lang w:val="es-ES"/>
        </w:rPr>
        <w:fldChar w:fldCharType="begin" w:fldLock="1"/>
      </w:r>
      <w:r w:rsidR="00621732" w:rsidRPr="00BB0C59">
        <w:rPr>
          <w:rFonts w:cs="Segoe UI"/>
          <w:szCs w:val="24"/>
          <w:lang w:val="es-ES"/>
        </w:rPr>
        <w:instrText>ADDIN CSL_CITATION {"citationItems":[{"id":"ITEM-1","itemData":{"URL":"https://en.oxforddictionaries.com/definition/ground-truth","accessed":{"date-parts":[["2019","3","7"]]},"id":"ITEM-1","issued":{"date-parts":[["0"]]},"title":"Definition of ground-truth in English by Oxford Dictionaries","type":"webpage"},"uris":["http://www.mendeley.com/documents/?uuid=a1f3a8a1-fc8a-3dce-9c72-cccf0e4ae067"]}],"mendeley":{"formattedCitation":"(“Definition of ground-truth in English by Oxford Dictionaries,” n.d.)","plainTextFormattedCitation":"(“Definition of ground-truth in English by Oxford Dictionaries,” n.d.)","previouslyFormattedCitation":"(“Definition of ground-truth in English by Oxford Dictionaries,” n.d.)"},"properties":{"noteIndex":0},"schema":"https://github.com/citation-style-language/schema/raw/master/csl-citation.json"}</w:instrText>
      </w:r>
      <w:r w:rsidRPr="00BB0C59">
        <w:rPr>
          <w:rFonts w:cs="Segoe UI"/>
          <w:szCs w:val="24"/>
          <w:lang w:val="es-ES"/>
        </w:rPr>
        <w:fldChar w:fldCharType="separate"/>
      </w:r>
      <w:r w:rsidR="00027273" w:rsidRPr="00BB0C59">
        <w:rPr>
          <w:rFonts w:cs="Segoe UI"/>
          <w:noProof/>
          <w:szCs w:val="24"/>
          <w:lang w:val="es-ES"/>
        </w:rPr>
        <w:t>(“Definition of ground-truth in English by Oxford Dictionaries,” n.d.)</w:t>
      </w:r>
      <w:r w:rsidRPr="00BB0C59">
        <w:rPr>
          <w:rFonts w:cs="Segoe UI"/>
          <w:szCs w:val="24"/>
          <w:lang w:val="es-ES"/>
        </w:rPr>
        <w:fldChar w:fldCharType="end"/>
      </w:r>
      <w:r w:rsidRPr="00BB0C59">
        <w:rPr>
          <w:rFonts w:cs="Segoe UI"/>
          <w:b/>
          <w:szCs w:val="24"/>
          <w:lang w:val="es-ES"/>
        </w:rPr>
        <w:t>.</w:t>
      </w:r>
    </w:p>
    <w:p w14:paraId="6A5DF6D6" w14:textId="6E3A4E65" w:rsidR="00D14B70" w:rsidRPr="00BB0C59" w:rsidRDefault="00D14B70" w:rsidP="00DE3B35">
      <w:pPr>
        <w:rPr>
          <w:rFonts w:cs="Segoe UI"/>
          <w:b/>
          <w:szCs w:val="24"/>
          <w:lang w:val="es-ES"/>
        </w:rPr>
      </w:pPr>
      <w:r w:rsidRPr="00BB0C59">
        <w:rPr>
          <w:rFonts w:cs="Segoe UI"/>
          <w:b/>
          <w:szCs w:val="24"/>
          <w:lang w:val="es-ES"/>
        </w:rPr>
        <w:t xml:space="preserve">Pure Data: </w:t>
      </w:r>
      <w:r w:rsidRPr="00BB0C59">
        <w:rPr>
          <w:rFonts w:cs="Segoe UI"/>
          <w:szCs w:val="24"/>
          <w:lang w:val="es-ES"/>
        </w:rPr>
        <w:t xml:space="preserve">Es un entorno de programación visual de código abierto que se ejecuta en cualquier dispositivo, desde computadoras personales a dispositivos integrados y teléfonos inteligentes </w:t>
      </w:r>
      <w:r w:rsidRPr="00BB0C59">
        <w:rPr>
          <w:rFonts w:cs="Segoe UI"/>
          <w:szCs w:val="24"/>
          <w:lang w:val="es-ES"/>
        </w:rPr>
        <w:fldChar w:fldCharType="begin" w:fldLock="1"/>
      </w:r>
      <w:r w:rsidR="00621732" w:rsidRPr="00BB0C59">
        <w:rPr>
          <w:rFonts w:cs="Segoe UI"/>
          <w:szCs w:val="24"/>
          <w:lang w:val="es-ES"/>
        </w:rPr>
        <w:instrText>ADDIN CSL_CITATION {"citationItems":[{"id":"ITEM-1","itemData":{"URL":"https://puredata.info/","accessed":{"date-parts":[["2019","3","7"]]},"author":[{"dropping-particle":"","family":"IEM","given":"","non-dropping-particle":"","parse-names":false,"suffix":""}],"id":"ITEM-1","issued":{"date-parts":[["2014"]]},"title":"Pure Data - PD Community Site","type":"webpage"},"uris":["http://www.mendeley.com/documents/?uuid=a636be19-d27b-35bf-8265-e6794f72c302"]}],"mendeley":{"formattedCitation":"(IEM, 2014)","plainTextFormattedCitation":"(IEM, 2014)","previouslyFormattedCitation":"(IEM, 2014)"},"properties":{"noteIndex":0},"schema":"https://github.com/citation-style-language/schema/raw/master/csl-citation.json"}</w:instrText>
      </w:r>
      <w:r w:rsidRPr="00BB0C59">
        <w:rPr>
          <w:rFonts w:cs="Segoe UI"/>
          <w:szCs w:val="24"/>
          <w:lang w:val="es-ES"/>
        </w:rPr>
        <w:fldChar w:fldCharType="separate"/>
      </w:r>
      <w:r w:rsidR="00027273" w:rsidRPr="00BB0C59">
        <w:rPr>
          <w:rFonts w:cs="Segoe UI"/>
          <w:noProof/>
          <w:szCs w:val="24"/>
          <w:lang w:val="es-ES"/>
        </w:rPr>
        <w:t>(IEM, 2014)</w:t>
      </w:r>
      <w:r w:rsidRPr="00BB0C59">
        <w:rPr>
          <w:rFonts w:cs="Segoe UI"/>
          <w:szCs w:val="24"/>
          <w:lang w:val="es-ES"/>
        </w:rPr>
        <w:fldChar w:fldCharType="end"/>
      </w:r>
      <w:r w:rsidRPr="00BB0C59">
        <w:rPr>
          <w:rFonts w:cs="Segoe UI"/>
          <w:szCs w:val="24"/>
          <w:lang w:val="es-ES"/>
        </w:rPr>
        <w:t>.</w:t>
      </w:r>
    </w:p>
    <w:p w14:paraId="31D360E3" w14:textId="3740D8A4" w:rsidR="00D14B70" w:rsidRPr="00BB0C59" w:rsidRDefault="00D14B70" w:rsidP="00DE3B35">
      <w:pPr>
        <w:rPr>
          <w:rFonts w:cs="Segoe UI"/>
          <w:szCs w:val="24"/>
          <w:lang w:val="es-ES"/>
        </w:rPr>
      </w:pPr>
      <w:r w:rsidRPr="00BB0C59">
        <w:rPr>
          <w:rFonts w:cs="Segoe UI"/>
          <w:b/>
          <w:szCs w:val="24"/>
        </w:rPr>
        <w:t>Ritmo</w:t>
      </w:r>
      <w:r w:rsidRPr="00BB0C59">
        <w:rPr>
          <w:rFonts w:cs="Segoe UI"/>
          <w:b/>
          <w:szCs w:val="24"/>
          <w:lang w:val="es-ES"/>
        </w:rPr>
        <w:t xml:space="preserve">: </w:t>
      </w:r>
      <w:r w:rsidRPr="00BB0C59">
        <w:rPr>
          <w:rFonts w:cs="Segoe UI"/>
          <w:szCs w:val="24"/>
          <w:lang w:val="es-ES"/>
        </w:rPr>
        <w:t xml:space="preserve">Proporción guardada entre los acentos, pausas y repeticiones de diversa duración en una composición musical </w:t>
      </w:r>
      <w:r w:rsidRPr="00BB0C59">
        <w:rPr>
          <w:rFonts w:cs="Segoe UI"/>
          <w:szCs w:val="24"/>
          <w:lang w:val="es-ES"/>
        </w:rPr>
        <w:fldChar w:fldCharType="begin" w:fldLock="1"/>
      </w:r>
      <w:r w:rsidR="00681256" w:rsidRPr="00BB0C59">
        <w:rPr>
          <w:rFonts w:cs="Segoe UI"/>
          <w:szCs w:val="24"/>
          <w:lang w:val="es-ES"/>
        </w:rPr>
        <w:instrText>ADDIN CSL_CITATION {"citationItems":[{"id":"ITEM-1","itemData":{"URL":"https://dle.rae.es/?id=WWXSc4r","accessed":{"date-parts":[["2019","3","7"]]},"author":[{"dropping-particle":"","family":"RAE","given":"","non-dropping-particle":"","parse-names":false,"suffix":""}],"id":"ITEM-1","issued":{"date-parts":[["2010"]]},"title":"Definición de ritmo - Diccionario de la lengua española - Edición del Tricentenario","type":"webpage"},"uris":["http://www.mendeley.com/documents/?uuid=19ad3b8b-d79e-3af3-9393-26b942a424f3"]}],"mendeley":{"formattedCitation":"(RAE, 2010b)","plainTextFormattedCitation":"(RAE, 2010b)","previouslyFormattedCitation":"(RAE, 2010b)"},"properties":{"noteIndex":0},"schema":"https://github.com/citation-style-language/schema/raw/master/csl-citation.json"}</w:instrText>
      </w:r>
      <w:r w:rsidRPr="00BB0C59">
        <w:rPr>
          <w:rFonts w:cs="Segoe UI"/>
          <w:szCs w:val="24"/>
          <w:lang w:val="es-ES"/>
        </w:rPr>
        <w:fldChar w:fldCharType="separate"/>
      </w:r>
      <w:r w:rsidR="004B5BB0" w:rsidRPr="00BB0C59">
        <w:rPr>
          <w:rFonts w:cs="Segoe UI"/>
          <w:noProof/>
          <w:szCs w:val="24"/>
          <w:lang w:val="es-ES"/>
        </w:rPr>
        <w:t>(RAE, 2010b)</w:t>
      </w:r>
      <w:r w:rsidRPr="00BB0C59">
        <w:rPr>
          <w:rFonts w:cs="Segoe UI"/>
          <w:szCs w:val="24"/>
          <w:lang w:val="es-ES"/>
        </w:rPr>
        <w:fldChar w:fldCharType="end"/>
      </w:r>
      <w:r w:rsidRPr="00BB0C59">
        <w:rPr>
          <w:rFonts w:cs="Segoe UI"/>
          <w:szCs w:val="24"/>
          <w:lang w:val="es-ES"/>
        </w:rPr>
        <w:t>.</w:t>
      </w:r>
    </w:p>
    <w:p w14:paraId="33276827" w14:textId="095135A2" w:rsidR="00455AF6" w:rsidRPr="00BB0C59" w:rsidRDefault="00455AF6" w:rsidP="00607516">
      <w:pPr>
        <w:rPr>
          <w:rFonts w:cs="Segoe UI"/>
          <w:b/>
          <w:szCs w:val="24"/>
          <w:lang w:val="es-ES"/>
        </w:rPr>
      </w:pPr>
    </w:p>
    <w:p w14:paraId="4CA1B7F3" w14:textId="42C90510" w:rsidR="006D5559" w:rsidRPr="00BB0C59" w:rsidRDefault="006D5559" w:rsidP="00120349">
      <w:pPr>
        <w:spacing w:after="0" w:line="360" w:lineRule="auto"/>
        <w:rPr>
          <w:rFonts w:cs="Segoe UI"/>
          <w:szCs w:val="24"/>
          <w:lang w:val="es-ES"/>
        </w:rPr>
      </w:pPr>
    </w:p>
    <w:p w14:paraId="0F29DC91" w14:textId="77777777" w:rsidR="006D5559" w:rsidRPr="00BF1614" w:rsidRDefault="006D5559" w:rsidP="00120349">
      <w:pPr>
        <w:spacing w:after="0" w:line="360" w:lineRule="auto"/>
        <w:rPr>
          <w:rFonts w:cs="Arial"/>
          <w:szCs w:val="24"/>
          <w:lang w:val="es-ES"/>
        </w:rPr>
      </w:pPr>
    </w:p>
    <w:p w14:paraId="2B3AC055" w14:textId="77777777" w:rsidR="0030385D" w:rsidRPr="005D636B" w:rsidRDefault="0030385D">
      <w:pPr>
        <w:spacing w:before="0" w:after="200" w:line="276" w:lineRule="auto"/>
        <w:rPr>
          <w:rFonts w:cs="Arial"/>
          <w:szCs w:val="24"/>
        </w:rPr>
      </w:pPr>
      <w:r w:rsidRPr="00BF1614">
        <w:rPr>
          <w:rFonts w:cs="Arial"/>
          <w:szCs w:val="24"/>
          <w:lang w:val="es-ES"/>
        </w:rPr>
        <w:br w:type="page"/>
      </w:r>
    </w:p>
    <w:p w14:paraId="4E5F7AF7" w14:textId="201E58B6" w:rsidR="005D2FA6" w:rsidRDefault="00C017D0" w:rsidP="005D2FA6">
      <w:pPr>
        <w:pStyle w:val="Ttulo2"/>
      </w:pPr>
      <w:bookmarkStart w:id="8" w:name="_Toc26965930"/>
      <w:r w:rsidRPr="00CD1DFB">
        <w:lastRenderedPageBreak/>
        <w:t>Lista de símbolos</w:t>
      </w:r>
      <w:bookmarkEnd w:id="8"/>
    </w:p>
    <w:p w14:paraId="63EDDA5F" w14:textId="77777777" w:rsidR="005D2FA6" w:rsidRPr="005D2FA6" w:rsidRDefault="005D2FA6" w:rsidP="005D2FA6"/>
    <w:p w14:paraId="65DCA835" w14:textId="15FB0F4F" w:rsidR="005D2FA6" w:rsidRPr="005D2FA6" w:rsidRDefault="005D2FA6" w:rsidP="005D2FA6">
      <w:pPr>
        <w:rPr>
          <w:rFonts w:eastAsiaTheme="majorEastAsia" w:cstheme="majorBidi"/>
        </w:rPr>
      </w:pPr>
      <m:oMath>
        <m:r>
          <w:rPr>
            <w:rFonts w:ascii="Cambria Math" w:hAnsi="Cambria Math" w:cs="Segoe UI"/>
          </w:rPr>
          <m:t>σ</m:t>
        </m:r>
      </m:oMath>
      <w:r>
        <w:t xml:space="preserve">  </w:t>
      </w:r>
      <w:r>
        <w:tab/>
      </w:r>
      <w:r>
        <w:tab/>
        <w:t>Desviación estándar.</w:t>
      </w:r>
    </w:p>
    <w:p w14:paraId="43004FE8" w14:textId="28D70D50" w:rsidR="00FF3B2D" w:rsidRDefault="005D2FA6" w:rsidP="005D2FA6">
      <m:oMath>
        <m:acc>
          <m:accPr>
            <m:chr m:val="̅"/>
            <m:ctrlPr>
              <w:rPr>
                <w:rFonts w:ascii="Cambria Math" w:eastAsiaTheme="majorEastAsia" w:hAnsi="Cambria Math" w:cstheme="majorBidi"/>
                <w:b/>
                <w:bCs/>
                <w:sz w:val="28"/>
                <w:szCs w:val="26"/>
              </w:rPr>
            </m:ctrlPr>
          </m:accPr>
          <m:e>
            <m:r>
              <m:rPr>
                <m:sty m:val="bi"/>
              </m:rPr>
              <w:rPr>
                <w:rFonts w:ascii="Cambria Math" w:hAnsi="Cambria Math"/>
              </w:rPr>
              <m:t>x</m:t>
            </m:r>
          </m:e>
        </m:acc>
      </m:oMath>
      <w:r>
        <w:t xml:space="preserve"> </w:t>
      </w:r>
      <w:r>
        <w:tab/>
      </w:r>
      <w:r>
        <w:tab/>
        <w:t>Media aritmética, promedio o media.</w:t>
      </w:r>
    </w:p>
    <w:p w14:paraId="53D8BEA1" w14:textId="3D1616CE" w:rsidR="00FF3B2D" w:rsidRDefault="00FF3B2D" w:rsidP="00120349">
      <w:pPr>
        <w:spacing w:after="0" w:line="360" w:lineRule="auto"/>
      </w:pPr>
    </w:p>
    <w:p w14:paraId="1375C165" w14:textId="2788EA07" w:rsidR="00FF3B2D" w:rsidRDefault="00FF3B2D" w:rsidP="00120349">
      <w:pPr>
        <w:spacing w:after="0" w:line="360" w:lineRule="auto"/>
      </w:pPr>
    </w:p>
    <w:p w14:paraId="4A86DA12" w14:textId="3268C1FA" w:rsidR="00FF3B2D" w:rsidRDefault="00FF3B2D" w:rsidP="00120349">
      <w:pPr>
        <w:spacing w:after="0" w:line="360" w:lineRule="auto"/>
      </w:pPr>
    </w:p>
    <w:p w14:paraId="77E65AB3" w14:textId="77777777" w:rsidR="00FF3B2D" w:rsidRPr="00CD1DFB" w:rsidRDefault="00FF3B2D" w:rsidP="00120349">
      <w:pPr>
        <w:spacing w:after="0" w:line="360" w:lineRule="auto"/>
        <w:rPr>
          <w:rFonts w:cs="Arial"/>
          <w:szCs w:val="24"/>
        </w:rPr>
      </w:pPr>
    </w:p>
    <w:p w14:paraId="5565F7F7" w14:textId="77777777" w:rsidR="00120349" w:rsidRPr="00CD1DFB" w:rsidRDefault="00120349" w:rsidP="00120349">
      <w:pPr>
        <w:spacing w:after="0" w:line="360" w:lineRule="auto"/>
        <w:rPr>
          <w:rFonts w:cs="Arial"/>
          <w:szCs w:val="24"/>
        </w:rPr>
      </w:pPr>
    </w:p>
    <w:p w14:paraId="43E6AE13" w14:textId="77777777" w:rsidR="00120349" w:rsidRPr="00CD1DFB" w:rsidRDefault="00120349" w:rsidP="00120349">
      <w:pPr>
        <w:spacing w:after="0" w:line="360" w:lineRule="auto"/>
        <w:rPr>
          <w:rFonts w:cs="Arial"/>
          <w:szCs w:val="24"/>
        </w:rPr>
      </w:pPr>
    </w:p>
    <w:p w14:paraId="03B0E599" w14:textId="77777777" w:rsidR="00120349" w:rsidRPr="00CD1DFB" w:rsidRDefault="00120349" w:rsidP="00120349">
      <w:pPr>
        <w:spacing w:after="0" w:line="360" w:lineRule="auto"/>
        <w:rPr>
          <w:rFonts w:cs="Arial"/>
          <w:szCs w:val="24"/>
        </w:rPr>
      </w:pPr>
    </w:p>
    <w:p w14:paraId="3464D821" w14:textId="77777777" w:rsidR="00120349" w:rsidRPr="00CD1DFB" w:rsidRDefault="00120349" w:rsidP="00120349">
      <w:pPr>
        <w:spacing w:after="0" w:line="360" w:lineRule="auto"/>
        <w:rPr>
          <w:rFonts w:cs="Arial"/>
          <w:szCs w:val="24"/>
        </w:rPr>
      </w:pPr>
    </w:p>
    <w:p w14:paraId="1BC430A6" w14:textId="77777777" w:rsidR="00120349" w:rsidRPr="00CD1DFB" w:rsidRDefault="00120349" w:rsidP="00120349">
      <w:pPr>
        <w:spacing w:after="0" w:line="360" w:lineRule="auto"/>
        <w:rPr>
          <w:rFonts w:cs="Arial"/>
          <w:szCs w:val="24"/>
        </w:rPr>
      </w:pPr>
    </w:p>
    <w:p w14:paraId="508B0ECB" w14:textId="77777777" w:rsidR="00120349" w:rsidRPr="00CD1DFB" w:rsidRDefault="00120349" w:rsidP="00120349">
      <w:pPr>
        <w:spacing w:after="0" w:line="360" w:lineRule="auto"/>
        <w:rPr>
          <w:rFonts w:cs="Arial"/>
          <w:szCs w:val="24"/>
        </w:rPr>
      </w:pPr>
    </w:p>
    <w:p w14:paraId="01C36E52" w14:textId="77777777" w:rsidR="00120349" w:rsidRDefault="00120349" w:rsidP="00120349">
      <w:pPr>
        <w:spacing w:after="0" w:line="360" w:lineRule="auto"/>
        <w:rPr>
          <w:rFonts w:cs="Arial"/>
          <w:szCs w:val="24"/>
        </w:rPr>
      </w:pPr>
    </w:p>
    <w:p w14:paraId="416BFAD5" w14:textId="5B87014B" w:rsidR="00463CCB" w:rsidRDefault="00463CCB" w:rsidP="00120349">
      <w:pPr>
        <w:spacing w:after="0" w:line="360" w:lineRule="auto"/>
        <w:rPr>
          <w:rFonts w:cs="Arial"/>
          <w:szCs w:val="24"/>
        </w:rPr>
      </w:pPr>
    </w:p>
    <w:p w14:paraId="654991E8" w14:textId="526F4E31" w:rsidR="005D2FA6" w:rsidRDefault="005D2FA6" w:rsidP="00120349">
      <w:pPr>
        <w:spacing w:after="0" w:line="360" w:lineRule="auto"/>
        <w:rPr>
          <w:rFonts w:cs="Arial"/>
          <w:szCs w:val="24"/>
        </w:rPr>
      </w:pPr>
    </w:p>
    <w:p w14:paraId="131790A2" w14:textId="1F8C9A23" w:rsidR="005D2FA6" w:rsidRDefault="005D2FA6" w:rsidP="00120349">
      <w:pPr>
        <w:spacing w:after="0" w:line="360" w:lineRule="auto"/>
        <w:rPr>
          <w:rFonts w:cs="Arial"/>
          <w:szCs w:val="24"/>
        </w:rPr>
      </w:pPr>
    </w:p>
    <w:p w14:paraId="7001FBDE" w14:textId="7318B85F" w:rsidR="005D2FA6" w:rsidRDefault="005D2FA6" w:rsidP="00120349">
      <w:pPr>
        <w:spacing w:after="0" w:line="360" w:lineRule="auto"/>
        <w:rPr>
          <w:rFonts w:cs="Arial"/>
          <w:szCs w:val="24"/>
        </w:rPr>
      </w:pPr>
    </w:p>
    <w:p w14:paraId="1665FE17" w14:textId="77777777" w:rsidR="005D2FA6" w:rsidRPr="00CD1DFB" w:rsidRDefault="005D2FA6" w:rsidP="00120349">
      <w:pPr>
        <w:spacing w:after="0" w:line="360" w:lineRule="auto"/>
        <w:rPr>
          <w:rFonts w:cs="Arial"/>
          <w:szCs w:val="24"/>
        </w:rPr>
      </w:pPr>
    </w:p>
    <w:p w14:paraId="3BB39F3A" w14:textId="1E147438" w:rsidR="006A7E24" w:rsidRDefault="00EF6098" w:rsidP="00463CCB">
      <w:pPr>
        <w:pStyle w:val="Ttulo2"/>
      </w:pPr>
      <w:bookmarkStart w:id="9" w:name="_Toc26965931"/>
      <w:r w:rsidRPr="00DE410A">
        <w:lastRenderedPageBreak/>
        <w:t xml:space="preserve">Índice </w:t>
      </w:r>
      <w:r w:rsidR="006A7E24" w:rsidRPr="00DE410A">
        <w:t>de figuras</w:t>
      </w:r>
      <w:bookmarkEnd w:id="9"/>
    </w:p>
    <w:p w14:paraId="652D34FE" w14:textId="19D0D25B" w:rsidR="004322B7" w:rsidRDefault="00E67528">
      <w:pPr>
        <w:pStyle w:val="Tabladeilustraciones"/>
        <w:tabs>
          <w:tab w:val="right" w:leader="dot" w:pos="8828"/>
        </w:tabs>
        <w:rPr>
          <w:rFonts w:asciiTheme="minorHAnsi" w:hAnsiTheme="minorHAnsi"/>
          <w:noProof/>
          <w:sz w:val="22"/>
          <w:lang w:val="es-ES" w:eastAsia="es-ES"/>
        </w:rPr>
      </w:pPr>
      <w:r>
        <w:fldChar w:fldCharType="begin"/>
      </w:r>
      <w:r>
        <w:instrText xml:space="preserve"> TOC \h \z \c "Figura " </w:instrText>
      </w:r>
      <w:r>
        <w:fldChar w:fldCharType="separate"/>
      </w:r>
      <w:hyperlink w:anchor="_Toc26973186" w:history="1">
        <w:r w:rsidR="004322B7" w:rsidRPr="001A13D3">
          <w:rPr>
            <w:rStyle w:val="Hipervnculo"/>
            <w:noProof/>
            <w:lang w:val="es-ES"/>
          </w:rPr>
          <w:t>Figura  1. Cronograma del proyecto de grado.</w:t>
        </w:r>
        <w:r w:rsidR="004322B7">
          <w:rPr>
            <w:noProof/>
            <w:webHidden/>
          </w:rPr>
          <w:tab/>
        </w:r>
        <w:r w:rsidR="004322B7">
          <w:rPr>
            <w:noProof/>
            <w:webHidden/>
          </w:rPr>
          <w:fldChar w:fldCharType="begin"/>
        </w:r>
        <w:r w:rsidR="004322B7">
          <w:rPr>
            <w:noProof/>
            <w:webHidden/>
          </w:rPr>
          <w:instrText xml:space="preserve"> PAGEREF _Toc26973186 \h </w:instrText>
        </w:r>
        <w:r w:rsidR="004322B7">
          <w:rPr>
            <w:noProof/>
            <w:webHidden/>
          </w:rPr>
        </w:r>
        <w:r w:rsidR="004322B7">
          <w:rPr>
            <w:noProof/>
            <w:webHidden/>
          </w:rPr>
          <w:fldChar w:fldCharType="separate"/>
        </w:r>
        <w:r w:rsidR="004322B7">
          <w:rPr>
            <w:noProof/>
            <w:webHidden/>
          </w:rPr>
          <w:t>32</w:t>
        </w:r>
        <w:r w:rsidR="004322B7">
          <w:rPr>
            <w:noProof/>
            <w:webHidden/>
          </w:rPr>
          <w:fldChar w:fldCharType="end"/>
        </w:r>
      </w:hyperlink>
    </w:p>
    <w:p w14:paraId="1256EFFC" w14:textId="2BE9BB57" w:rsidR="004322B7" w:rsidRDefault="004322B7">
      <w:pPr>
        <w:pStyle w:val="Tabladeilustraciones"/>
        <w:tabs>
          <w:tab w:val="right" w:leader="dot" w:pos="8828"/>
        </w:tabs>
        <w:rPr>
          <w:rFonts w:asciiTheme="minorHAnsi" w:hAnsiTheme="minorHAnsi"/>
          <w:noProof/>
          <w:sz w:val="22"/>
          <w:lang w:val="es-ES" w:eastAsia="es-ES"/>
        </w:rPr>
      </w:pPr>
      <w:hyperlink r:id="rId9" w:anchor="_Toc26973187" w:history="1">
        <w:r w:rsidRPr="001A13D3">
          <w:rPr>
            <w:rStyle w:val="Hipervnculo"/>
            <w:noProof/>
            <w:lang w:val="es-ES"/>
          </w:rPr>
          <w:t>Figura  2. Estructura de la base de datos.</w:t>
        </w:r>
        <w:r>
          <w:rPr>
            <w:noProof/>
            <w:webHidden/>
          </w:rPr>
          <w:tab/>
        </w:r>
        <w:r>
          <w:rPr>
            <w:noProof/>
            <w:webHidden/>
          </w:rPr>
          <w:fldChar w:fldCharType="begin"/>
        </w:r>
        <w:r>
          <w:rPr>
            <w:noProof/>
            <w:webHidden/>
          </w:rPr>
          <w:instrText xml:space="preserve"> PAGEREF _Toc26973187 \h </w:instrText>
        </w:r>
        <w:r>
          <w:rPr>
            <w:noProof/>
            <w:webHidden/>
          </w:rPr>
        </w:r>
        <w:r>
          <w:rPr>
            <w:noProof/>
            <w:webHidden/>
          </w:rPr>
          <w:fldChar w:fldCharType="separate"/>
        </w:r>
        <w:r>
          <w:rPr>
            <w:noProof/>
            <w:webHidden/>
          </w:rPr>
          <w:t>37</w:t>
        </w:r>
        <w:r>
          <w:rPr>
            <w:noProof/>
            <w:webHidden/>
          </w:rPr>
          <w:fldChar w:fldCharType="end"/>
        </w:r>
      </w:hyperlink>
    </w:p>
    <w:p w14:paraId="2C4145C1" w14:textId="6D1003BE" w:rsidR="004322B7" w:rsidRDefault="004322B7">
      <w:pPr>
        <w:pStyle w:val="Tabladeilustraciones"/>
        <w:tabs>
          <w:tab w:val="right" w:leader="dot" w:pos="8828"/>
        </w:tabs>
        <w:rPr>
          <w:rFonts w:asciiTheme="minorHAnsi" w:hAnsiTheme="minorHAnsi"/>
          <w:noProof/>
          <w:sz w:val="22"/>
          <w:lang w:val="es-ES" w:eastAsia="es-ES"/>
        </w:rPr>
      </w:pPr>
      <w:hyperlink r:id="rId10" w:anchor="_Toc26973188" w:history="1">
        <w:r w:rsidRPr="001A13D3">
          <w:rPr>
            <w:rStyle w:val="Hipervnculo"/>
            <w:noProof/>
          </w:rPr>
          <w:t>Figura  3. Diagrama de despliegue.</w:t>
        </w:r>
        <w:r>
          <w:rPr>
            <w:noProof/>
            <w:webHidden/>
          </w:rPr>
          <w:tab/>
        </w:r>
        <w:r>
          <w:rPr>
            <w:noProof/>
            <w:webHidden/>
          </w:rPr>
          <w:fldChar w:fldCharType="begin"/>
        </w:r>
        <w:r>
          <w:rPr>
            <w:noProof/>
            <w:webHidden/>
          </w:rPr>
          <w:instrText xml:space="preserve"> PAGEREF _Toc26973188 \h </w:instrText>
        </w:r>
        <w:r>
          <w:rPr>
            <w:noProof/>
            <w:webHidden/>
          </w:rPr>
        </w:r>
        <w:r>
          <w:rPr>
            <w:noProof/>
            <w:webHidden/>
          </w:rPr>
          <w:fldChar w:fldCharType="separate"/>
        </w:r>
        <w:r>
          <w:rPr>
            <w:noProof/>
            <w:webHidden/>
          </w:rPr>
          <w:t>39</w:t>
        </w:r>
        <w:r>
          <w:rPr>
            <w:noProof/>
            <w:webHidden/>
          </w:rPr>
          <w:fldChar w:fldCharType="end"/>
        </w:r>
      </w:hyperlink>
    </w:p>
    <w:p w14:paraId="5F1DC139" w14:textId="1AF26C47" w:rsidR="004322B7" w:rsidRDefault="004322B7">
      <w:pPr>
        <w:pStyle w:val="Tabladeilustraciones"/>
        <w:tabs>
          <w:tab w:val="right" w:leader="dot" w:pos="8828"/>
        </w:tabs>
        <w:rPr>
          <w:rFonts w:asciiTheme="minorHAnsi" w:hAnsiTheme="minorHAnsi"/>
          <w:noProof/>
          <w:sz w:val="22"/>
          <w:lang w:val="es-ES" w:eastAsia="es-ES"/>
        </w:rPr>
      </w:pPr>
      <w:hyperlink r:id="rId11" w:anchor="_Toc26973189" w:history="1">
        <w:r w:rsidRPr="001A13D3">
          <w:rPr>
            <w:rStyle w:val="Hipervnculo"/>
            <w:noProof/>
          </w:rPr>
          <w:t>Figura  4 Pantalla de ingreso</w:t>
        </w:r>
        <w:r>
          <w:rPr>
            <w:noProof/>
            <w:webHidden/>
          </w:rPr>
          <w:tab/>
        </w:r>
        <w:r>
          <w:rPr>
            <w:noProof/>
            <w:webHidden/>
          </w:rPr>
          <w:fldChar w:fldCharType="begin"/>
        </w:r>
        <w:r>
          <w:rPr>
            <w:noProof/>
            <w:webHidden/>
          </w:rPr>
          <w:instrText xml:space="preserve"> PAGEREF _Toc26973189 \h </w:instrText>
        </w:r>
        <w:r>
          <w:rPr>
            <w:noProof/>
            <w:webHidden/>
          </w:rPr>
        </w:r>
        <w:r>
          <w:rPr>
            <w:noProof/>
            <w:webHidden/>
          </w:rPr>
          <w:fldChar w:fldCharType="separate"/>
        </w:r>
        <w:r>
          <w:rPr>
            <w:noProof/>
            <w:webHidden/>
          </w:rPr>
          <w:t>40</w:t>
        </w:r>
        <w:r>
          <w:rPr>
            <w:noProof/>
            <w:webHidden/>
          </w:rPr>
          <w:fldChar w:fldCharType="end"/>
        </w:r>
      </w:hyperlink>
    </w:p>
    <w:p w14:paraId="138A85D2" w14:textId="533828E1" w:rsidR="004322B7" w:rsidRDefault="004322B7">
      <w:pPr>
        <w:pStyle w:val="Tabladeilustraciones"/>
        <w:tabs>
          <w:tab w:val="right" w:leader="dot" w:pos="8828"/>
        </w:tabs>
        <w:rPr>
          <w:rFonts w:asciiTheme="minorHAnsi" w:hAnsiTheme="minorHAnsi"/>
          <w:noProof/>
          <w:sz w:val="22"/>
          <w:lang w:val="es-ES" w:eastAsia="es-ES"/>
        </w:rPr>
      </w:pPr>
      <w:hyperlink r:id="rId12" w:anchor="_Toc26973190" w:history="1">
        <w:r w:rsidRPr="001A13D3">
          <w:rPr>
            <w:rStyle w:val="Hipervnculo"/>
            <w:noProof/>
          </w:rPr>
          <w:t>Figura  5 Pantalla de calibración</w:t>
        </w:r>
        <w:r>
          <w:rPr>
            <w:noProof/>
            <w:webHidden/>
          </w:rPr>
          <w:tab/>
        </w:r>
        <w:r>
          <w:rPr>
            <w:noProof/>
            <w:webHidden/>
          </w:rPr>
          <w:fldChar w:fldCharType="begin"/>
        </w:r>
        <w:r>
          <w:rPr>
            <w:noProof/>
            <w:webHidden/>
          </w:rPr>
          <w:instrText xml:space="preserve"> PAGEREF _Toc26973190 \h </w:instrText>
        </w:r>
        <w:r>
          <w:rPr>
            <w:noProof/>
            <w:webHidden/>
          </w:rPr>
        </w:r>
        <w:r>
          <w:rPr>
            <w:noProof/>
            <w:webHidden/>
          </w:rPr>
          <w:fldChar w:fldCharType="separate"/>
        </w:r>
        <w:r>
          <w:rPr>
            <w:noProof/>
            <w:webHidden/>
          </w:rPr>
          <w:t>41</w:t>
        </w:r>
        <w:r>
          <w:rPr>
            <w:noProof/>
            <w:webHidden/>
          </w:rPr>
          <w:fldChar w:fldCharType="end"/>
        </w:r>
      </w:hyperlink>
    </w:p>
    <w:p w14:paraId="443C8229" w14:textId="3FB878B6" w:rsidR="004322B7" w:rsidRDefault="004322B7">
      <w:pPr>
        <w:pStyle w:val="Tabladeilustraciones"/>
        <w:tabs>
          <w:tab w:val="right" w:leader="dot" w:pos="8828"/>
        </w:tabs>
        <w:rPr>
          <w:rFonts w:asciiTheme="minorHAnsi" w:hAnsiTheme="minorHAnsi"/>
          <w:noProof/>
          <w:sz w:val="22"/>
          <w:lang w:val="es-ES" w:eastAsia="es-ES"/>
        </w:rPr>
      </w:pPr>
      <w:hyperlink r:id="rId13" w:anchor="_Toc26973191" w:history="1">
        <w:r w:rsidRPr="001A13D3">
          <w:rPr>
            <w:rStyle w:val="Hipervnculo"/>
            <w:noProof/>
            <w:lang w:val="es-ES"/>
          </w:rPr>
          <w:t>Figura  6 Mensaje final de la calibración</w:t>
        </w:r>
        <w:r>
          <w:rPr>
            <w:noProof/>
            <w:webHidden/>
          </w:rPr>
          <w:tab/>
        </w:r>
        <w:r>
          <w:rPr>
            <w:noProof/>
            <w:webHidden/>
          </w:rPr>
          <w:fldChar w:fldCharType="begin"/>
        </w:r>
        <w:r>
          <w:rPr>
            <w:noProof/>
            <w:webHidden/>
          </w:rPr>
          <w:instrText xml:space="preserve"> PAGEREF _Toc26973191 \h </w:instrText>
        </w:r>
        <w:r>
          <w:rPr>
            <w:noProof/>
            <w:webHidden/>
          </w:rPr>
        </w:r>
        <w:r>
          <w:rPr>
            <w:noProof/>
            <w:webHidden/>
          </w:rPr>
          <w:fldChar w:fldCharType="separate"/>
        </w:r>
        <w:r>
          <w:rPr>
            <w:noProof/>
            <w:webHidden/>
          </w:rPr>
          <w:t>41</w:t>
        </w:r>
        <w:r>
          <w:rPr>
            <w:noProof/>
            <w:webHidden/>
          </w:rPr>
          <w:fldChar w:fldCharType="end"/>
        </w:r>
      </w:hyperlink>
    </w:p>
    <w:p w14:paraId="605A3390" w14:textId="6CFAAF7F" w:rsidR="004322B7" w:rsidRDefault="004322B7">
      <w:pPr>
        <w:pStyle w:val="Tabladeilustraciones"/>
        <w:tabs>
          <w:tab w:val="right" w:leader="dot" w:pos="8828"/>
        </w:tabs>
        <w:rPr>
          <w:rFonts w:asciiTheme="minorHAnsi" w:hAnsiTheme="minorHAnsi"/>
          <w:noProof/>
          <w:sz w:val="22"/>
          <w:lang w:val="es-ES" w:eastAsia="es-ES"/>
        </w:rPr>
      </w:pPr>
      <w:hyperlink r:id="rId14" w:anchor="_Toc26973192" w:history="1">
        <w:r w:rsidRPr="001A13D3">
          <w:rPr>
            <w:rStyle w:val="Hipervnculo"/>
            <w:noProof/>
            <w:lang w:val="es-ES"/>
          </w:rPr>
          <w:t>Figura  7 Pantalla para marcar el pulso en las canciones</w:t>
        </w:r>
        <w:r>
          <w:rPr>
            <w:noProof/>
            <w:webHidden/>
          </w:rPr>
          <w:tab/>
        </w:r>
        <w:r>
          <w:rPr>
            <w:noProof/>
            <w:webHidden/>
          </w:rPr>
          <w:fldChar w:fldCharType="begin"/>
        </w:r>
        <w:r>
          <w:rPr>
            <w:noProof/>
            <w:webHidden/>
          </w:rPr>
          <w:instrText xml:space="preserve"> PAGEREF _Toc26973192 \h </w:instrText>
        </w:r>
        <w:r>
          <w:rPr>
            <w:noProof/>
            <w:webHidden/>
          </w:rPr>
        </w:r>
        <w:r>
          <w:rPr>
            <w:noProof/>
            <w:webHidden/>
          </w:rPr>
          <w:fldChar w:fldCharType="separate"/>
        </w:r>
        <w:r>
          <w:rPr>
            <w:noProof/>
            <w:webHidden/>
          </w:rPr>
          <w:t>42</w:t>
        </w:r>
        <w:r>
          <w:rPr>
            <w:noProof/>
            <w:webHidden/>
          </w:rPr>
          <w:fldChar w:fldCharType="end"/>
        </w:r>
      </w:hyperlink>
    </w:p>
    <w:p w14:paraId="7F78FEE3" w14:textId="117FEC77" w:rsidR="004322B7" w:rsidRDefault="004322B7">
      <w:pPr>
        <w:pStyle w:val="Tabladeilustraciones"/>
        <w:tabs>
          <w:tab w:val="right" w:leader="dot" w:pos="8828"/>
        </w:tabs>
        <w:rPr>
          <w:rFonts w:asciiTheme="minorHAnsi" w:hAnsiTheme="minorHAnsi"/>
          <w:noProof/>
          <w:sz w:val="22"/>
          <w:lang w:val="es-ES" w:eastAsia="es-ES"/>
        </w:rPr>
      </w:pPr>
      <w:hyperlink r:id="rId15" w:anchor="_Toc26973193" w:history="1">
        <w:r w:rsidRPr="001A13D3">
          <w:rPr>
            <w:rStyle w:val="Hipervnculo"/>
            <w:noProof/>
            <w:lang w:val="es-ES"/>
          </w:rPr>
          <w:t>Figura  8 Estructura de datos para almacenar valores del retraso.</w:t>
        </w:r>
        <w:r>
          <w:rPr>
            <w:noProof/>
            <w:webHidden/>
          </w:rPr>
          <w:tab/>
        </w:r>
        <w:r>
          <w:rPr>
            <w:noProof/>
            <w:webHidden/>
          </w:rPr>
          <w:fldChar w:fldCharType="begin"/>
        </w:r>
        <w:r>
          <w:rPr>
            <w:noProof/>
            <w:webHidden/>
          </w:rPr>
          <w:instrText xml:space="preserve"> PAGEREF _Toc26973193 \h </w:instrText>
        </w:r>
        <w:r>
          <w:rPr>
            <w:noProof/>
            <w:webHidden/>
          </w:rPr>
        </w:r>
        <w:r>
          <w:rPr>
            <w:noProof/>
            <w:webHidden/>
          </w:rPr>
          <w:fldChar w:fldCharType="separate"/>
        </w:r>
        <w:r>
          <w:rPr>
            <w:noProof/>
            <w:webHidden/>
          </w:rPr>
          <w:t>46</w:t>
        </w:r>
        <w:r>
          <w:rPr>
            <w:noProof/>
            <w:webHidden/>
          </w:rPr>
          <w:fldChar w:fldCharType="end"/>
        </w:r>
      </w:hyperlink>
    </w:p>
    <w:p w14:paraId="5FD75A07" w14:textId="59D4E0AC" w:rsidR="004322B7" w:rsidRDefault="004322B7">
      <w:pPr>
        <w:pStyle w:val="Tabladeilustraciones"/>
        <w:tabs>
          <w:tab w:val="right" w:leader="dot" w:pos="8828"/>
        </w:tabs>
        <w:rPr>
          <w:rFonts w:asciiTheme="minorHAnsi" w:hAnsiTheme="minorHAnsi"/>
          <w:noProof/>
          <w:sz w:val="22"/>
          <w:lang w:val="es-ES" w:eastAsia="es-ES"/>
        </w:rPr>
      </w:pPr>
      <w:hyperlink r:id="rId16" w:anchor="_Toc26973194" w:history="1">
        <w:r w:rsidRPr="001A13D3">
          <w:rPr>
            <w:rStyle w:val="Hipervnculo"/>
            <w:noProof/>
            <w:lang w:val="es-ES"/>
          </w:rPr>
          <w:t>Figura  9 Histograma global para un usuario</w:t>
        </w:r>
        <w:r>
          <w:rPr>
            <w:noProof/>
            <w:webHidden/>
          </w:rPr>
          <w:tab/>
        </w:r>
        <w:r>
          <w:rPr>
            <w:noProof/>
            <w:webHidden/>
          </w:rPr>
          <w:fldChar w:fldCharType="begin"/>
        </w:r>
        <w:r>
          <w:rPr>
            <w:noProof/>
            <w:webHidden/>
          </w:rPr>
          <w:instrText xml:space="preserve"> PAGEREF _Toc26973194 \h </w:instrText>
        </w:r>
        <w:r>
          <w:rPr>
            <w:noProof/>
            <w:webHidden/>
          </w:rPr>
        </w:r>
        <w:r>
          <w:rPr>
            <w:noProof/>
            <w:webHidden/>
          </w:rPr>
          <w:fldChar w:fldCharType="separate"/>
        </w:r>
        <w:r>
          <w:rPr>
            <w:noProof/>
            <w:webHidden/>
          </w:rPr>
          <w:t>47</w:t>
        </w:r>
        <w:r>
          <w:rPr>
            <w:noProof/>
            <w:webHidden/>
          </w:rPr>
          <w:fldChar w:fldCharType="end"/>
        </w:r>
      </w:hyperlink>
    </w:p>
    <w:p w14:paraId="63A59947" w14:textId="4E1E4E31" w:rsidR="004322B7" w:rsidRDefault="004322B7">
      <w:pPr>
        <w:pStyle w:val="Tabladeilustraciones"/>
        <w:tabs>
          <w:tab w:val="right" w:leader="dot" w:pos="8828"/>
        </w:tabs>
        <w:rPr>
          <w:rFonts w:asciiTheme="minorHAnsi" w:hAnsiTheme="minorHAnsi"/>
          <w:noProof/>
          <w:sz w:val="22"/>
          <w:lang w:val="es-ES" w:eastAsia="es-ES"/>
        </w:rPr>
      </w:pPr>
      <w:hyperlink r:id="rId17" w:anchor="_Toc26973195" w:history="1">
        <w:r w:rsidRPr="001A13D3">
          <w:rPr>
            <w:rStyle w:val="Hipervnculo"/>
            <w:noProof/>
            <w:lang w:val="es-ES"/>
          </w:rPr>
          <w:t>Figura  10  Histograma de una sola fecha para un usuario</w:t>
        </w:r>
        <w:r>
          <w:rPr>
            <w:noProof/>
            <w:webHidden/>
          </w:rPr>
          <w:tab/>
        </w:r>
        <w:r>
          <w:rPr>
            <w:noProof/>
            <w:webHidden/>
          </w:rPr>
          <w:fldChar w:fldCharType="begin"/>
        </w:r>
        <w:r>
          <w:rPr>
            <w:noProof/>
            <w:webHidden/>
          </w:rPr>
          <w:instrText xml:space="preserve"> PAGEREF _Toc26973195 \h </w:instrText>
        </w:r>
        <w:r>
          <w:rPr>
            <w:noProof/>
            <w:webHidden/>
          </w:rPr>
        </w:r>
        <w:r>
          <w:rPr>
            <w:noProof/>
            <w:webHidden/>
          </w:rPr>
          <w:fldChar w:fldCharType="separate"/>
        </w:r>
        <w:r>
          <w:rPr>
            <w:noProof/>
            <w:webHidden/>
          </w:rPr>
          <w:t>47</w:t>
        </w:r>
        <w:r>
          <w:rPr>
            <w:noProof/>
            <w:webHidden/>
          </w:rPr>
          <w:fldChar w:fldCharType="end"/>
        </w:r>
      </w:hyperlink>
    </w:p>
    <w:p w14:paraId="62F637B8" w14:textId="42FDBEB5" w:rsidR="004322B7" w:rsidRDefault="004322B7">
      <w:pPr>
        <w:pStyle w:val="Tabladeilustraciones"/>
        <w:tabs>
          <w:tab w:val="right" w:leader="dot" w:pos="8828"/>
        </w:tabs>
        <w:rPr>
          <w:rFonts w:asciiTheme="minorHAnsi" w:hAnsiTheme="minorHAnsi"/>
          <w:noProof/>
          <w:sz w:val="22"/>
          <w:lang w:val="es-ES" w:eastAsia="es-ES"/>
        </w:rPr>
      </w:pPr>
      <w:hyperlink r:id="rId18" w:anchor="_Toc26973196" w:history="1">
        <w:r w:rsidRPr="001A13D3">
          <w:rPr>
            <w:rStyle w:val="Hipervnculo"/>
            <w:noProof/>
            <w:lang w:val="es-ES"/>
          </w:rPr>
          <w:t>Figura  11 Comparación de dos usuarios usando su KDE</w:t>
        </w:r>
        <w:r>
          <w:rPr>
            <w:noProof/>
            <w:webHidden/>
          </w:rPr>
          <w:tab/>
        </w:r>
        <w:r>
          <w:rPr>
            <w:noProof/>
            <w:webHidden/>
          </w:rPr>
          <w:fldChar w:fldCharType="begin"/>
        </w:r>
        <w:r>
          <w:rPr>
            <w:noProof/>
            <w:webHidden/>
          </w:rPr>
          <w:instrText xml:space="preserve"> PAGEREF _Toc26973196 \h </w:instrText>
        </w:r>
        <w:r>
          <w:rPr>
            <w:noProof/>
            <w:webHidden/>
          </w:rPr>
        </w:r>
        <w:r>
          <w:rPr>
            <w:noProof/>
            <w:webHidden/>
          </w:rPr>
          <w:fldChar w:fldCharType="separate"/>
        </w:r>
        <w:r>
          <w:rPr>
            <w:noProof/>
            <w:webHidden/>
          </w:rPr>
          <w:t>48</w:t>
        </w:r>
        <w:r>
          <w:rPr>
            <w:noProof/>
            <w:webHidden/>
          </w:rPr>
          <w:fldChar w:fldCharType="end"/>
        </w:r>
      </w:hyperlink>
    </w:p>
    <w:p w14:paraId="1AC48282" w14:textId="22028EFB" w:rsidR="004322B7" w:rsidRDefault="004322B7">
      <w:pPr>
        <w:pStyle w:val="Tabladeilustraciones"/>
        <w:tabs>
          <w:tab w:val="right" w:leader="dot" w:pos="8828"/>
        </w:tabs>
        <w:rPr>
          <w:rFonts w:asciiTheme="minorHAnsi" w:hAnsiTheme="minorHAnsi"/>
          <w:noProof/>
          <w:sz w:val="22"/>
          <w:lang w:val="es-ES" w:eastAsia="es-ES"/>
        </w:rPr>
      </w:pPr>
      <w:hyperlink r:id="rId19" w:anchor="_Toc26973197" w:history="1">
        <w:r w:rsidRPr="001A13D3">
          <w:rPr>
            <w:rStyle w:val="Hipervnculo"/>
            <w:noProof/>
            <w:lang w:val="es-ES"/>
          </w:rPr>
          <w:t>Figura  12 Multidimensional scaling para la matriz de comparaciones.</w:t>
        </w:r>
        <w:r>
          <w:rPr>
            <w:noProof/>
            <w:webHidden/>
          </w:rPr>
          <w:tab/>
        </w:r>
        <w:r>
          <w:rPr>
            <w:noProof/>
            <w:webHidden/>
          </w:rPr>
          <w:fldChar w:fldCharType="begin"/>
        </w:r>
        <w:r>
          <w:rPr>
            <w:noProof/>
            <w:webHidden/>
          </w:rPr>
          <w:instrText xml:space="preserve"> PAGEREF _Toc26973197 \h </w:instrText>
        </w:r>
        <w:r>
          <w:rPr>
            <w:noProof/>
            <w:webHidden/>
          </w:rPr>
        </w:r>
        <w:r>
          <w:rPr>
            <w:noProof/>
            <w:webHidden/>
          </w:rPr>
          <w:fldChar w:fldCharType="separate"/>
        </w:r>
        <w:r>
          <w:rPr>
            <w:noProof/>
            <w:webHidden/>
          </w:rPr>
          <w:t>49</w:t>
        </w:r>
        <w:r>
          <w:rPr>
            <w:noProof/>
            <w:webHidden/>
          </w:rPr>
          <w:fldChar w:fldCharType="end"/>
        </w:r>
      </w:hyperlink>
    </w:p>
    <w:p w14:paraId="7FCF87F2" w14:textId="2CE46D96" w:rsidR="004322B7" w:rsidRDefault="004322B7">
      <w:pPr>
        <w:pStyle w:val="Tabladeilustraciones"/>
        <w:tabs>
          <w:tab w:val="right" w:leader="dot" w:pos="8828"/>
        </w:tabs>
        <w:rPr>
          <w:rFonts w:asciiTheme="minorHAnsi" w:hAnsiTheme="minorHAnsi"/>
          <w:noProof/>
          <w:sz w:val="22"/>
          <w:lang w:val="es-ES" w:eastAsia="es-ES"/>
        </w:rPr>
      </w:pPr>
      <w:hyperlink r:id="rId20" w:anchor="_Toc26973198" w:history="1">
        <w:r w:rsidRPr="001A13D3">
          <w:rPr>
            <w:rStyle w:val="Hipervnculo"/>
            <w:noProof/>
            <w:lang w:val="es-ES"/>
          </w:rPr>
          <w:t>Figura  13 Valores del sharpe ratio asociados a un color.</w:t>
        </w:r>
        <w:r>
          <w:rPr>
            <w:noProof/>
            <w:webHidden/>
          </w:rPr>
          <w:tab/>
        </w:r>
        <w:r>
          <w:rPr>
            <w:noProof/>
            <w:webHidden/>
          </w:rPr>
          <w:fldChar w:fldCharType="begin"/>
        </w:r>
        <w:r>
          <w:rPr>
            <w:noProof/>
            <w:webHidden/>
          </w:rPr>
          <w:instrText xml:space="preserve"> PAGEREF _Toc26973198 \h </w:instrText>
        </w:r>
        <w:r>
          <w:rPr>
            <w:noProof/>
            <w:webHidden/>
          </w:rPr>
        </w:r>
        <w:r>
          <w:rPr>
            <w:noProof/>
            <w:webHidden/>
          </w:rPr>
          <w:fldChar w:fldCharType="separate"/>
        </w:r>
        <w:r>
          <w:rPr>
            <w:noProof/>
            <w:webHidden/>
          </w:rPr>
          <w:t>50</w:t>
        </w:r>
        <w:r>
          <w:rPr>
            <w:noProof/>
            <w:webHidden/>
          </w:rPr>
          <w:fldChar w:fldCharType="end"/>
        </w:r>
      </w:hyperlink>
    </w:p>
    <w:p w14:paraId="579F3D22" w14:textId="3CC2C17B" w:rsidR="004322B7" w:rsidRDefault="004322B7">
      <w:pPr>
        <w:pStyle w:val="Tabladeilustraciones"/>
        <w:tabs>
          <w:tab w:val="right" w:leader="dot" w:pos="8828"/>
        </w:tabs>
        <w:rPr>
          <w:rFonts w:asciiTheme="minorHAnsi" w:hAnsiTheme="minorHAnsi"/>
          <w:noProof/>
          <w:sz w:val="22"/>
          <w:lang w:val="es-ES" w:eastAsia="es-ES"/>
        </w:rPr>
      </w:pPr>
      <w:hyperlink r:id="rId21" w:anchor="_Toc26973199" w:history="1">
        <w:r w:rsidRPr="001A13D3">
          <w:rPr>
            <w:rStyle w:val="Hipervnculo"/>
            <w:noProof/>
            <w:lang w:val="es-ES"/>
          </w:rPr>
          <w:t>Figura  14 Visualización del ioi para una canción</w:t>
        </w:r>
        <w:r>
          <w:rPr>
            <w:noProof/>
            <w:webHidden/>
          </w:rPr>
          <w:tab/>
        </w:r>
        <w:r>
          <w:rPr>
            <w:noProof/>
            <w:webHidden/>
          </w:rPr>
          <w:fldChar w:fldCharType="begin"/>
        </w:r>
        <w:r>
          <w:rPr>
            <w:noProof/>
            <w:webHidden/>
          </w:rPr>
          <w:instrText xml:space="preserve"> PAGEREF _Toc26973199 \h </w:instrText>
        </w:r>
        <w:r>
          <w:rPr>
            <w:noProof/>
            <w:webHidden/>
          </w:rPr>
        </w:r>
        <w:r>
          <w:rPr>
            <w:noProof/>
            <w:webHidden/>
          </w:rPr>
          <w:fldChar w:fldCharType="separate"/>
        </w:r>
        <w:r>
          <w:rPr>
            <w:noProof/>
            <w:webHidden/>
          </w:rPr>
          <w:t>52</w:t>
        </w:r>
        <w:r>
          <w:rPr>
            <w:noProof/>
            <w:webHidden/>
          </w:rPr>
          <w:fldChar w:fldCharType="end"/>
        </w:r>
      </w:hyperlink>
    </w:p>
    <w:p w14:paraId="12F922B0" w14:textId="6EED78D1" w:rsidR="004322B7" w:rsidRDefault="004322B7">
      <w:pPr>
        <w:pStyle w:val="Tabladeilustraciones"/>
        <w:tabs>
          <w:tab w:val="right" w:leader="dot" w:pos="8828"/>
        </w:tabs>
        <w:rPr>
          <w:rFonts w:asciiTheme="minorHAnsi" w:hAnsiTheme="minorHAnsi"/>
          <w:noProof/>
          <w:sz w:val="22"/>
          <w:lang w:val="es-ES" w:eastAsia="es-ES"/>
        </w:rPr>
      </w:pPr>
      <w:hyperlink r:id="rId22" w:anchor="_Toc26973200" w:history="1">
        <w:r w:rsidRPr="001A13D3">
          <w:rPr>
            <w:rStyle w:val="Hipervnculo"/>
            <w:noProof/>
            <w:lang w:val="es-ES"/>
          </w:rPr>
          <w:t>Figura  15 Espectrograma mel de una canción</w:t>
        </w:r>
        <w:r>
          <w:rPr>
            <w:noProof/>
            <w:webHidden/>
          </w:rPr>
          <w:tab/>
        </w:r>
        <w:r>
          <w:rPr>
            <w:noProof/>
            <w:webHidden/>
          </w:rPr>
          <w:fldChar w:fldCharType="begin"/>
        </w:r>
        <w:r>
          <w:rPr>
            <w:noProof/>
            <w:webHidden/>
          </w:rPr>
          <w:instrText xml:space="preserve"> PAGEREF _Toc26973200 \h </w:instrText>
        </w:r>
        <w:r>
          <w:rPr>
            <w:noProof/>
            <w:webHidden/>
          </w:rPr>
        </w:r>
        <w:r>
          <w:rPr>
            <w:noProof/>
            <w:webHidden/>
          </w:rPr>
          <w:fldChar w:fldCharType="separate"/>
        </w:r>
        <w:r>
          <w:rPr>
            <w:noProof/>
            <w:webHidden/>
          </w:rPr>
          <w:t>53</w:t>
        </w:r>
        <w:r>
          <w:rPr>
            <w:noProof/>
            <w:webHidden/>
          </w:rPr>
          <w:fldChar w:fldCharType="end"/>
        </w:r>
      </w:hyperlink>
    </w:p>
    <w:p w14:paraId="7AB46B89" w14:textId="1E9D4B2A" w:rsidR="004322B7" w:rsidRDefault="004322B7">
      <w:pPr>
        <w:pStyle w:val="Tabladeilustraciones"/>
        <w:tabs>
          <w:tab w:val="right" w:leader="dot" w:pos="8828"/>
        </w:tabs>
        <w:rPr>
          <w:rFonts w:asciiTheme="minorHAnsi" w:hAnsiTheme="minorHAnsi"/>
          <w:noProof/>
          <w:sz w:val="22"/>
          <w:lang w:val="es-ES" w:eastAsia="es-ES"/>
        </w:rPr>
      </w:pPr>
      <w:hyperlink r:id="rId23" w:anchor="_Toc26973201" w:history="1">
        <w:r w:rsidRPr="001A13D3">
          <w:rPr>
            <w:rStyle w:val="Hipervnculo"/>
            <w:noProof/>
            <w:lang w:val="es-ES"/>
          </w:rPr>
          <w:t>Figura  16 Ejemplo de matriz de espectrograma</w:t>
        </w:r>
        <w:r>
          <w:rPr>
            <w:noProof/>
            <w:webHidden/>
          </w:rPr>
          <w:tab/>
        </w:r>
        <w:r>
          <w:rPr>
            <w:noProof/>
            <w:webHidden/>
          </w:rPr>
          <w:fldChar w:fldCharType="begin"/>
        </w:r>
        <w:r>
          <w:rPr>
            <w:noProof/>
            <w:webHidden/>
          </w:rPr>
          <w:instrText xml:space="preserve"> PAGEREF _Toc26973201 \h </w:instrText>
        </w:r>
        <w:r>
          <w:rPr>
            <w:noProof/>
            <w:webHidden/>
          </w:rPr>
        </w:r>
        <w:r>
          <w:rPr>
            <w:noProof/>
            <w:webHidden/>
          </w:rPr>
          <w:fldChar w:fldCharType="separate"/>
        </w:r>
        <w:r>
          <w:rPr>
            <w:noProof/>
            <w:webHidden/>
          </w:rPr>
          <w:t>53</w:t>
        </w:r>
        <w:r>
          <w:rPr>
            <w:noProof/>
            <w:webHidden/>
          </w:rPr>
          <w:fldChar w:fldCharType="end"/>
        </w:r>
      </w:hyperlink>
    </w:p>
    <w:p w14:paraId="768E7069" w14:textId="1BC9A6B4" w:rsidR="004322B7" w:rsidRDefault="004322B7">
      <w:pPr>
        <w:pStyle w:val="Tabladeilustraciones"/>
        <w:tabs>
          <w:tab w:val="right" w:leader="dot" w:pos="8828"/>
        </w:tabs>
        <w:rPr>
          <w:rFonts w:asciiTheme="minorHAnsi" w:hAnsiTheme="minorHAnsi"/>
          <w:noProof/>
          <w:sz w:val="22"/>
          <w:lang w:val="es-ES" w:eastAsia="es-ES"/>
        </w:rPr>
      </w:pPr>
      <w:hyperlink r:id="rId24" w:anchor="_Toc26973202" w:history="1">
        <w:r w:rsidRPr="001A13D3">
          <w:rPr>
            <w:rStyle w:val="Hipervnculo"/>
            <w:noProof/>
            <w:lang w:val="es-ES"/>
          </w:rPr>
          <w:t>Figura  17 Proceso para la creación de los datos</w:t>
        </w:r>
        <w:r>
          <w:rPr>
            <w:noProof/>
            <w:webHidden/>
          </w:rPr>
          <w:tab/>
        </w:r>
        <w:r>
          <w:rPr>
            <w:noProof/>
            <w:webHidden/>
          </w:rPr>
          <w:fldChar w:fldCharType="begin"/>
        </w:r>
        <w:r>
          <w:rPr>
            <w:noProof/>
            <w:webHidden/>
          </w:rPr>
          <w:instrText xml:space="preserve"> PAGEREF _Toc26973202 \h </w:instrText>
        </w:r>
        <w:r>
          <w:rPr>
            <w:noProof/>
            <w:webHidden/>
          </w:rPr>
        </w:r>
        <w:r>
          <w:rPr>
            <w:noProof/>
            <w:webHidden/>
          </w:rPr>
          <w:fldChar w:fldCharType="separate"/>
        </w:r>
        <w:r>
          <w:rPr>
            <w:noProof/>
            <w:webHidden/>
          </w:rPr>
          <w:t>54</w:t>
        </w:r>
        <w:r>
          <w:rPr>
            <w:noProof/>
            <w:webHidden/>
          </w:rPr>
          <w:fldChar w:fldCharType="end"/>
        </w:r>
      </w:hyperlink>
    </w:p>
    <w:p w14:paraId="517B5FE8" w14:textId="221CFF82" w:rsidR="004322B7" w:rsidRDefault="004322B7">
      <w:pPr>
        <w:pStyle w:val="Tabladeilustraciones"/>
        <w:tabs>
          <w:tab w:val="right" w:leader="dot" w:pos="8828"/>
        </w:tabs>
        <w:rPr>
          <w:rFonts w:asciiTheme="minorHAnsi" w:hAnsiTheme="minorHAnsi"/>
          <w:noProof/>
          <w:sz w:val="22"/>
          <w:lang w:val="es-ES" w:eastAsia="es-ES"/>
        </w:rPr>
      </w:pPr>
      <w:hyperlink r:id="rId25" w:anchor="_Toc26973203" w:history="1">
        <w:r w:rsidRPr="001A13D3">
          <w:rPr>
            <w:rStyle w:val="Hipervnculo"/>
            <w:noProof/>
            <w:lang w:val="es-ES"/>
          </w:rPr>
          <w:t>Figura  18 Verificación existencia un pulso en la ventana.</w:t>
        </w:r>
        <w:r>
          <w:rPr>
            <w:noProof/>
            <w:webHidden/>
          </w:rPr>
          <w:tab/>
        </w:r>
        <w:r>
          <w:rPr>
            <w:noProof/>
            <w:webHidden/>
          </w:rPr>
          <w:fldChar w:fldCharType="begin"/>
        </w:r>
        <w:r>
          <w:rPr>
            <w:noProof/>
            <w:webHidden/>
          </w:rPr>
          <w:instrText xml:space="preserve"> PAGEREF _Toc26973203 \h </w:instrText>
        </w:r>
        <w:r>
          <w:rPr>
            <w:noProof/>
            <w:webHidden/>
          </w:rPr>
        </w:r>
        <w:r>
          <w:rPr>
            <w:noProof/>
            <w:webHidden/>
          </w:rPr>
          <w:fldChar w:fldCharType="separate"/>
        </w:r>
        <w:r>
          <w:rPr>
            <w:noProof/>
            <w:webHidden/>
          </w:rPr>
          <w:t>55</w:t>
        </w:r>
        <w:r>
          <w:rPr>
            <w:noProof/>
            <w:webHidden/>
          </w:rPr>
          <w:fldChar w:fldCharType="end"/>
        </w:r>
      </w:hyperlink>
    </w:p>
    <w:p w14:paraId="051B398D" w14:textId="6AF19A23" w:rsidR="004322B7" w:rsidRDefault="004322B7">
      <w:pPr>
        <w:pStyle w:val="Tabladeilustraciones"/>
        <w:tabs>
          <w:tab w:val="right" w:leader="dot" w:pos="8828"/>
        </w:tabs>
        <w:rPr>
          <w:rFonts w:asciiTheme="minorHAnsi" w:hAnsiTheme="minorHAnsi"/>
          <w:noProof/>
          <w:sz w:val="22"/>
          <w:lang w:val="es-ES" w:eastAsia="es-ES"/>
        </w:rPr>
      </w:pPr>
      <w:hyperlink r:id="rId26" w:anchor="_Toc26973204" w:history="1">
        <w:r w:rsidRPr="001A13D3">
          <w:rPr>
            <w:rStyle w:val="Hipervnculo"/>
            <w:noProof/>
            <w:lang w:val="es-ES"/>
          </w:rPr>
          <w:t>Figura  19 Estructura de la red neuronal</w:t>
        </w:r>
        <w:r>
          <w:rPr>
            <w:noProof/>
            <w:webHidden/>
          </w:rPr>
          <w:tab/>
        </w:r>
        <w:r>
          <w:rPr>
            <w:noProof/>
            <w:webHidden/>
          </w:rPr>
          <w:fldChar w:fldCharType="begin"/>
        </w:r>
        <w:r>
          <w:rPr>
            <w:noProof/>
            <w:webHidden/>
          </w:rPr>
          <w:instrText xml:space="preserve"> PAGEREF _Toc26973204 \h </w:instrText>
        </w:r>
        <w:r>
          <w:rPr>
            <w:noProof/>
            <w:webHidden/>
          </w:rPr>
        </w:r>
        <w:r>
          <w:rPr>
            <w:noProof/>
            <w:webHidden/>
          </w:rPr>
          <w:fldChar w:fldCharType="separate"/>
        </w:r>
        <w:r>
          <w:rPr>
            <w:noProof/>
            <w:webHidden/>
          </w:rPr>
          <w:t>56</w:t>
        </w:r>
        <w:r>
          <w:rPr>
            <w:noProof/>
            <w:webHidden/>
          </w:rPr>
          <w:fldChar w:fldCharType="end"/>
        </w:r>
      </w:hyperlink>
    </w:p>
    <w:p w14:paraId="63DFCA89" w14:textId="30D7E306" w:rsidR="00E67528" w:rsidRPr="00822797" w:rsidRDefault="00E67528" w:rsidP="00822797">
      <w:r>
        <w:fldChar w:fldCharType="end"/>
      </w:r>
    </w:p>
    <w:p w14:paraId="596DFFA3" w14:textId="5B327EC9" w:rsidR="00033D61" w:rsidRDefault="00DE410A" w:rsidP="00FF3B2D">
      <w:pPr>
        <w:rPr>
          <w:rFonts w:eastAsia="Arial"/>
        </w:rPr>
      </w:pP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t xml:space="preserve">        </w:t>
      </w:r>
    </w:p>
    <w:p w14:paraId="4B1C7072" w14:textId="51B32AFF" w:rsidR="00FF3B2D" w:rsidRDefault="00FF3B2D" w:rsidP="00A408CB"/>
    <w:p w14:paraId="61856342" w14:textId="77777777" w:rsidR="004322B7" w:rsidRPr="00A408CB" w:rsidRDefault="004322B7" w:rsidP="00A408CB"/>
    <w:p w14:paraId="107BC87A" w14:textId="595AFE73" w:rsidR="00370766" w:rsidRDefault="006E43E6" w:rsidP="00E67528">
      <w:pPr>
        <w:pStyle w:val="Ttulo1"/>
        <w:rPr>
          <w:rFonts w:asciiTheme="minorHAnsi" w:hAnsiTheme="minorHAnsi"/>
        </w:rPr>
      </w:pPr>
      <w:bookmarkStart w:id="10" w:name="_Toc26965932"/>
      <w:r w:rsidRPr="00CD1DFB">
        <w:rPr>
          <w:rFonts w:asciiTheme="minorHAnsi" w:hAnsiTheme="minorHAnsi"/>
        </w:rPr>
        <w:lastRenderedPageBreak/>
        <w:t>Índice de tablas</w:t>
      </w:r>
      <w:bookmarkEnd w:id="10"/>
    </w:p>
    <w:p w14:paraId="259689EA" w14:textId="4F89FE54" w:rsidR="00EB2ABA" w:rsidRDefault="00E67528">
      <w:pPr>
        <w:pStyle w:val="Tabladeilustraciones"/>
        <w:tabs>
          <w:tab w:val="right" w:leader="dot" w:pos="8828"/>
        </w:tabs>
        <w:rPr>
          <w:rFonts w:asciiTheme="minorHAnsi" w:hAnsiTheme="minorHAnsi"/>
          <w:noProof/>
          <w:sz w:val="22"/>
          <w:lang w:val="es-ES" w:eastAsia="es-ES"/>
        </w:rPr>
      </w:pPr>
      <w:r>
        <w:fldChar w:fldCharType="begin"/>
      </w:r>
      <w:r>
        <w:instrText xml:space="preserve"> TOC \h \z \c "Tabla " </w:instrText>
      </w:r>
      <w:r>
        <w:fldChar w:fldCharType="separate"/>
      </w:r>
      <w:hyperlink w:anchor="_Toc26966034" w:history="1">
        <w:r w:rsidR="00EB2ABA" w:rsidRPr="00490B8C">
          <w:rPr>
            <w:rStyle w:val="Hipervnculo"/>
            <w:noProof/>
            <w:lang w:val="es-ES"/>
          </w:rPr>
          <w:t>Tabla  1. Resumen comparativo del estado del arte.</w:t>
        </w:r>
        <w:r w:rsidR="00EB2ABA">
          <w:rPr>
            <w:noProof/>
            <w:webHidden/>
          </w:rPr>
          <w:tab/>
        </w:r>
        <w:r w:rsidR="00EB2ABA">
          <w:rPr>
            <w:noProof/>
            <w:webHidden/>
          </w:rPr>
          <w:fldChar w:fldCharType="begin"/>
        </w:r>
        <w:r w:rsidR="00EB2ABA">
          <w:rPr>
            <w:noProof/>
            <w:webHidden/>
          </w:rPr>
          <w:instrText xml:space="preserve"> PAGEREF _Toc26966034 \h </w:instrText>
        </w:r>
        <w:r w:rsidR="00EB2ABA">
          <w:rPr>
            <w:noProof/>
            <w:webHidden/>
          </w:rPr>
        </w:r>
        <w:r w:rsidR="00EB2ABA">
          <w:rPr>
            <w:noProof/>
            <w:webHidden/>
          </w:rPr>
          <w:fldChar w:fldCharType="separate"/>
        </w:r>
        <w:r w:rsidR="00EB2ABA">
          <w:rPr>
            <w:noProof/>
            <w:webHidden/>
          </w:rPr>
          <w:t>24</w:t>
        </w:r>
        <w:r w:rsidR="00EB2ABA">
          <w:rPr>
            <w:noProof/>
            <w:webHidden/>
          </w:rPr>
          <w:fldChar w:fldCharType="end"/>
        </w:r>
      </w:hyperlink>
    </w:p>
    <w:p w14:paraId="1B35AD01" w14:textId="467847AB" w:rsidR="00EB2ABA" w:rsidRDefault="00EB2ABA">
      <w:pPr>
        <w:pStyle w:val="Tabladeilustraciones"/>
        <w:tabs>
          <w:tab w:val="right" w:leader="dot" w:pos="8828"/>
        </w:tabs>
        <w:rPr>
          <w:rFonts w:asciiTheme="minorHAnsi" w:hAnsiTheme="minorHAnsi"/>
          <w:noProof/>
          <w:sz w:val="22"/>
          <w:lang w:val="es-ES" w:eastAsia="es-ES"/>
        </w:rPr>
      </w:pPr>
      <w:hyperlink w:anchor="_Toc26966035" w:history="1">
        <w:r w:rsidRPr="00490B8C">
          <w:rPr>
            <w:rStyle w:val="Hipervnculo"/>
            <w:noProof/>
            <w:lang w:val="es-ES"/>
          </w:rPr>
          <w:t>Tabla  2. Actividades y entregables para cada una de las fases de desarrollo en el modelo incremental.</w:t>
        </w:r>
        <w:r>
          <w:rPr>
            <w:noProof/>
            <w:webHidden/>
          </w:rPr>
          <w:tab/>
        </w:r>
        <w:r>
          <w:rPr>
            <w:noProof/>
            <w:webHidden/>
          </w:rPr>
          <w:fldChar w:fldCharType="begin"/>
        </w:r>
        <w:r>
          <w:rPr>
            <w:noProof/>
            <w:webHidden/>
          </w:rPr>
          <w:instrText xml:space="preserve"> PAGEREF _Toc26966035 \h </w:instrText>
        </w:r>
        <w:r>
          <w:rPr>
            <w:noProof/>
            <w:webHidden/>
          </w:rPr>
        </w:r>
        <w:r>
          <w:rPr>
            <w:noProof/>
            <w:webHidden/>
          </w:rPr>
          <w:fldChar w:fldCharType="separate"/>
        </w:r>
        <w:r>
          <w:rPr>
            <w:noProof/>
            <w:webHidden/>
          </w:rPr>
          <w:t>26</w:t>
        </w:r>
        <w:r>
          <w:rPr>
            <w:noProof/>
            <w:webHidden/>
          </w:rPr>
          <w:fldChar w:fldCharType="end"/>
        </w:r>
      </w:hyperlink>
    </w:p>
    <w:p w14:paraId="753AAE6A" w14:textId="58BD8196" w:rsidR="00EB2ABA" w:rsidRDefault="00EB2ABA">
      <w:pPr>
        <w:pStyle w:val="Tabladeilustraciones"/>
        <w:tabs>
          <w:tab w:val="right" w:leader="dot" w:pos="8828"/>
        </w:tabs>
        <w:rPr>
          <w:rFonts w:asciiTheme="minorHAnsi" w:hAnsiTheme="minorHAnsi"/>
          <w:noProof/>
          <w:sz w:val="22"/>
          <w:lang w:val="es-ES" w:eastAsia="es-ES"/>
        </w:rPr>
      </w:pPr>
      <w:hyperlink w:anchor="_Toc26966036" w:history="1">
        <w:r w:rsidRPr="00490B8C">
          <w:rPr>
            <w:rStyle w:val="Hipervnculo"/>
            <w:noProof/>
            <w:lang w:val="es-ES"/>
          </w:rPr>
          <w:t>Tabla  3. Actividades y entregables para cada una de las fases del modelo de desarrollo CRISP-DM.</w:t>
        </w:r>
        <w:r>
          <w:rPr>
            <w:noProof/>
            <w:webHidden/>
          </w:rPr>
          <w:tab/>
        </w:r>
        <w:r>
          <w:rPr>
            <w:noProof/>
            <w:webHidden/>
          </w:rPr>
          <w:fldChar w:fldCharType="begin"/>
        </w:r>
        <w:r>
          <w:rPr>
            <w:noProof/>
            <w:webHidden/>
          </w:rPr>
          <w:instrText xml:space="preserve"> PAGEREF _Toc26966036 \h </w:instrText>
        </w:r>
        <w:r>
          <w:rPr>
            <w:noProof/>
            <w:webHidden/>
          </w:rPr>
        </w:r>
        <w:r>
          <w:rPr>
            <w:noProof/>
            <w:webHidden/>
          </w:rPr>
          <w:fldChar w:fldCharType="separate"/>
        </w:r>
        <w:r>
          <w:rPr>
            <w:noProof/>
            <w:webHidden/>
          </w:rPr>
          <w:t>27</w:t>
        </w:r>
        <w:r>
          <w:rPr>
            <w:noProof/>
            <w:webHidden/>
          </w:rPr>
          <w:fldChar w:fldCharType="end"/>
        </w:r>
      </w:hyperlink>
    </w:p>
    <w:p w14:paraId="67421B68" w14:textId="34914ADF" w:rsidR="00EB2ABA" w:rsidRDefault="00EB2ABA">
      <w:pPr>
        <w:pStyle w:val="Tabladeilustraciones"/>
        <w:tabs>
          <w:tab w:val="right" w:leader="dot" w:pos="8828"/>
        </w:tabs>
        <w:rPr>
          <w:rFonts w:asciiTheme="minorHAnsi" w:hAnsiTheme="minorHAnsi"/>
          <w:noProof/>
          <w:sz w:val="22"/>
          <w:lang w:val="es-ES" w:eastAsia="es-ES"/>
        </w:rPr>
      </w:pPr>
      <w:hyperlink w:anchor="_Toc26966037" w:history="1">
        <w:r w:rsidRPr="00490B8C">
          <w:rPr>
            <w:rStyle w:val="Hipervnculo"/>
            <w:noProof/>
            <w:lang w:val="es-ES"/>
          </w:rPr>
          <w:t>Tabla  4. Análisis de riesgos y limitaciones que han ocurrido en el proyecto.</w:t>
        </w:r>
        <w:r>
          <w:rPr>
            <w:noProof/>
            <w:webHidden/>
          </w:rPr>
          <w:tab/>
        </w:r>
        <w:r>
          <w:rPr>
            <w:noProof/>
            <w:webHidden/>
          </w:rPr>
          <w:fldChar w:fldCharType="begin"/>
        </w:r>
        <w:r>
          <w:rPr>
            <w:noProof/>
            <w:webHidden/>
          </w:rPr>
          <w:instrText xml:space="preserve"> PAGEREF _Toc26966037 \h </w:instrText>
        </w:r>
        <w:r>
          <w:rPr>
            <w:noProof/>
            <w:webHidden/>
          </w:rPr>
        </w:r>
        <w:r>
          <w:rPr>
            <w:noProof/>
            <w:webHidden/>
          </w:rPr>
          <w:fldChar w:fldCharType="separate"/>
        </w:r>
        <w:r>
          <w:rPr>
            <w:noProof/>
            <w:webHidden/>
          </w:rPr>
          <w:t>29</w:t>
        </w:r>
        <w:r>
          <w:rPr>
            <w:noProof/>
            <w:webHidden/>
          </w:rPr>
          <w:fldChar w:fldCharType="end"/>
        </w:r>
      </w:hyperlink>
    </w:p>
    <w:p w14:paraId="6E224B35" w14:textId="6A32B472" w:rsidR="00EB2ABA" w:rsidRDefault="00EB2ABA">
      <w:pPr>
        <w:pStyle w:val="Tabladeilustraciones"/>
        <w:tabs>
          <w:tab w:val="right" w:leader="dot" w:pos="8828"/>
        </w:tabs>
        <w:rPr>
          <w:rFonts w:asciiTheme="minorHAnsi" w:hAnsiTheme="minorHAnsi"/>
          <w:noProof/>
          <w:sz w:val="22"/>
          <w:lang w:val="es-ES" w:eastAsia="es-ES"/>
        </w:rPr>
      </w:pPr>
      <w:hyperlink w:anchor="_Toc26966038" w:history="1">
        <w:r w:rsidRPr="00490B8C">
          <w:rPr>
            <w:rStyle w:val="Hipervnculo"/>
            <w:noProof/>
            <w:lang w:val="es-ES"/>
          </w:rPr>
          <w:t>Tabla  5. Análisis de riesgos y limitaciones que pueden ocurrir en el transcurso del proyecto.</w:t>
        </w:r>
        <w:r>
          <w:rPr>
            <w:noProof/>
            <w:webHidden/>
          </w:rPr>
          <w:tab/>
        </w:r>
        <w:r>
          <w:rPr>
            <w:noProof/>
            <w:webHidden/>
          </w:rPr>
          <w:fldChar w:fldCharType="begin"/>
        </w:r>
        <w:r>
          <w:rPr>
            <w:noProof/>
            <w:webHidden/>
          </w:rPr>
          <w:instrText xml:space="preserve"> PAGEREF _Toc26966038 \h </w:instrText>
        </w:r>
        <w:r>
          <w:rPr>
            <w:noProof/>
            <w:webHidden/>
          </w:rPr>
        </w:r>
        <w:r>
          <w:rPr>
            <w:noProof/>
            <w:webHidden/>
          </w:rPr>
          <w:fldChar w:fldCharType="separate"/>
        </w:r>
        <w:r>
          <w:rPr>
            <w:noProof/>
            <w:webHidden/>
          </w:rPr>
          <w:t>29</w:t>
        </w:r>
        <w:r>
          <w:rPr>
            <w:noProof/>
            <w:webHidden/>
          </w:rPr>
          <w:fldChar w:fldCharType="end"/>
        </w:r>
      </w:hyperlink>
    </w:p>
    <w:p w14:paraId="34AC15B5" w14:textId="77D3C53C" w:rsidR="00EB2ABA" w:rsidRDefault="00EB2ABA">
      <w:pPr>
        <w:pStyle w:val="Tabladeilustraciones"/>
        <w:tabs>
          <w:tab w:val="right" w:leader="dot" w:pos="8828"/>
        </w:tabs>
        <w:rPr>
          <w:rFonts w:asciiTheme="minorHAnsi" w:hAnsiTheme="minorHAnsi"/>
          <w:noProof/>
          <w:sz w:val="22"/>
          <w:lang w:val="es-ES" w:eastAsia="es-ES"/>
        </w:rPr>
      </w:pPr>
      <w:hyperlink w:anchor="_Toc26966039" w:history="1">
        <w:r w:rsidRPr="00490B8C">
          <w:rPr>
            <w:rStyle w:val="Hipervnculo"/>
            <w:noProof/>
            <w:lang w:val="es-ES"/>
          </w:rPr>
          <w:t>Tabla  6. Descripción y justificación de presupuesto del proyecto.</w:t>
        </w:r>
        <w:r>
          <w:rPr>
            <w:noProof/>
            <w:webHidden/>
          </w:rPr>
          <w:tab/>
        </w:r>
        <w:r>
          <w:rPr>
            <w:noProof/>
            <w:webHidden/>
          </w:rPr>
          <w:fldChar w:fldCharType="begin"/>
        </w:r>
        <w:r>
          <w:rPr>
            <w:noProof/>
            <w:webHidden/>
          </w:rPr>
          <w:instrText xml:space="preserve"> PAGEREF _Toc26966039 \h </w:instrText>
        </w:r>
        <w:r>
          <w:rPr>
            <w:noProof/>
            <w:webHidden/>
          </w:rPr>
        </w:r>
        <w:r>
          <w:rPr>
            <w:noProof/>
            <w:webHidden/>
          </w:rPr>
          <w:fldChar w:fldCharType="separate"/>
        </w:r>
        <w:r>
          <w:rPr>
            <w:noProof/>
            <w:webHidden/>
          </w:rPr>
          <w:t>31</w:t>
        </w:r>
        <w:r>
          <w:rPr>
            <w:noProof/>
            <w:webHidden/>
          </w:rPr>
          <w:fldChar w:fldCharType="end"/>
        </w:r>
      </w:hyperlink>
    </w:p>
    <w:p w14:paraId="76B1B3D6" w14:textId="79F0CA87" w:rsidR="00C8728C" w:rsidRDefault="00E67528" w:rsidP="00C8728C">
      <w:r>
        <w:fldChar w:fldCharType="end"/>
      </w:r>
    </w:p>
    <w:p w14:paraId="1A5B5252" w14:textId="77777777" w:rsidR="00C8728C" w:rsidRPr="00C8728C" w:rsidRDefault="00C8728C" w:rsidP="00C8728C"/>
    <w:p w14:paraId="735541F5" w14:textId="1D12ACAB" w:rsidR="006E43E6" w:rsidRPr="00CD1DFB" w:rsidRDefault="00DE410A" w:rsidP="00FF3B2D">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t xml:space="preserve">        </w:t>
      </w:r>
    </w:p>
    <w:p w14:paraId="39CAFDA6" w14:textId="1C031BEB" w:rsidR="004430E2" w:rsidRDefault="004430E2" w:rsidP="0023225C"/>
    <w:p w14:paraId="3E52CEAD" w14:textId="09CFA78E" w:rsidR="00A408CB" w:rsidRDefault="00A408CB" w:rsidP="0023225C"/>
    <w:p w14:paraId="7E5BAADB" w14:textId="1DB67D36" w:rsidR="00A408CB" w:rsidRDefault="00A408CB" w:rsidP="0023225C"/>
    <w:p w14:paraId="7CEE3896" w14:textId="59FDC6A1" w:rsidR="00A408CB" w:rsidRDefault="00A408CB" w:rsidP="0023225C"/>
    <w:p w14:paraId="77B9FD4E" w14:textId="35378BFA" w:rsidR="00A408CB" w:rsidRDefault="00A408CB" w:rsidP="0023225C"/>
    <w:p w14:paraId="2F01CC5D" w14:textId="7309DDC1" w:rsidR="00A408CB" w:rsidRDefault="00A408CB" w:rsidP="0023225C"/>
    <w:p w14:paraId="5C8D2A60" w14:textId="77777777" w:rsidR="00A408CB" w:rsidRDefault="00A408CB" w:rsidP="0023225C"/>
    <w:p w14:paraId="3B71A9F6" w14:textId="7DAA3A16" w:rsidR="004430E2" w:rsidRDefault="004430E2" w:rsidP="0023225C"/>
    <w:p w14:paraId="06836218" w14:textId="7956EF2F" w:rsidR="00A408CB" w:rsidRDefault="00A408CB" w:rsidP="0023225C"/>
    <w:p w14:paraId="1722CE52" w14:textId="2E162395" w:rsidR="00A408CB" w:rsidRDefault="00A408CB" w:rsidP="0023225C"/>
    <w:p w14:paraId="225FC679" w14:textId="0702F1EC" w:rsidR="00A408CB" w:rsidRDefault="00A408CB" w:rsidP="0023225C"/>
    <w:p w14:paraId="17079E10" w14:textId="24D6E240" w:rsidR="00A408CB" w:rsidRDefault="00A408CB" w:rsidP="0023225C"/>
    <w:p w14:paraId="62B2840B" w14:textId="7076DB22" w:rsidR="00A408CB" w:rsidRDefault="00A408CB" w:rsidP="0023225C"/>
    <w:p w14:paraId="1AC19E57" w14:textId="10E4342B" w:rsidR="00FF3B2D" w:rsidRDefault="00FF3B2D" w:rsidP="0023225C"/>
    <w:p w14:paraId="6BEE2631" w14:textId="77777777" w:rsidR="00A408CB" w:rsidRDefault="00A408CB" w:rsidP="0023225C"/>
    <w:p w14:paraId="3250B951" w14:textId="14BD726A" w:rsidR="00224913" w:rsidRDefault="00D31F55" w:rsidP="001F6D22">
      <w:pPr>
        <w:pStyle w:val="Ttulo2"/>
      </w:pPr>
      <w:bookmarkStart w:id="11" w:name="_Toc26965933"/>
      <w:r w:rsidRPr="00CB0078">
        <w:lastRenderedPageBreak/>
        <w:t>Motivación y antecedentes</w:t>
      </w:r>
      <w:bookmarkEnd w:id="11"/>
    </w:p>
    <w:p w14:paraId="7CBEB2D2" w14:textId="36BE131D" w:rsidR="002D08D7" w:rsidRPr="00E5309D" w:rsidRDefault="00D02B40" w:rsidP="00E5309D">
      <w:pPr>
        <w:pStyle w:val="Ttulo3"/>
      </w:pPr>
      <w:bookmarkStart w:id="12" w:name="_Toc26965934"/>
      <w:r w:rsidRPr="00ED13E4">
        <w:t>Contexto</w:t>
      </w:r>
      <w:bookmarkEnd w:id="12"/>
      <w:r w:rsidRPr="00ED13E4">
        <w:t xml:space="preserve"> </w:t>
      </w:r>
    </w:p>
    <w:p w14:paraId="3B5B0D31" w14:textId="00321E9B" w:rsidR="002D08D7" w:rsidRDefault="00172DB6" w:rsidP="00F233FB">
      <w:pPr>
        <w:spacing w:before="0" w:after="0"/>
        <w:rPr>
          <w:color w:val="000000"/>
        </w:rPr>
      </w:pPr>
      <w:r>
        <w:rPr>
          <w:color w:val="000000"/>
        </w:rPr>
        <w:t>Los algoritmo</w:t>
      </w:r>
      <w:r w:rsidR="008C6A48">
        <w:rPr>
          <w:color w:val="000000"/>
        </w:rPr>
        <w:t>s</w:t>
      </w:r>
      <w:r>
        <w:rPr>
          <w:color w:val="000000"/>
        </w:rPr>
        <w:t xml:space="preserve"> de detección</w:t>
      </w:r>
      <w:r w:rsidR="00E67397">
        <w:rPr>
          <w:color w:val="000000"/>
        </w:rPr>
        <w:t xml:space="preserve"> automática</w:t>
      </w:r>
      <w:r>
        <w:rPr>
          <w:color w:val="000000"/>
        </w:rPr>
        <w:t xml:space="preserve"> del pulso tienen</w:t>
      </w:r>
      <w:r w:rsidR="000D4C24">
        <w:rPr>
          <w:color w:val="000000"/>
        </w:rPr>
        <w:t xml:space="preserve"> grandes conflictos al enfrentarse a las canciones de salsa.</w:t>
      </w:r>
      <w:r w:rsidR="008C6A48">
        <w:rPr>
          <w:color w:val="000000"/>
        </w:rPr>
        <w:t xml:space="preserve"> Winter (2018) afirma: </w:t>
      </w:r>
      <w:r w:rsidR="004409AD">
        <w:rPr>
          <w:color w:val="000000"/>
        </w:rPr>
        <w:t>“</w:t>
      </w:r>
      <w:r w:rsidR="004409AD" w:rsidRPr="004409AD">
        <w:rPr>
          <w:color w:val="000000"/>
        </w:rPr>
        <w:t>Este ritmo se originó en África; consiste en cuatro ritmos principales repartidos en dos compases a la vez, junto con un conjunto de instrumentos que incluyen el tambor mambo, la trompeta y la guaracha, una calabaza musical</w:t>
      </w:r>
      <w:r w:rsidR="004409AD">
        <w:rPr>
          <w:color w:val="000000"/>
        </w:rPr>
        <w:t>”</w:t>
      </w:r>
      <w:r w:rsidR="00987B26">
        <w:rPr>
          <w:color w:val="000000"/>
        </w:rPr>
        <w:t>.</w:t>
      </w:r>
      <w:r w:rsidR="008C6A48">
        <w:rPr>
          <w:color w:val="000000"/>
        </w:rPr>
        <w:t xml:space="preserve"> Por ende, el ritmo en la salsa</w:t>
      </w:r>
      <w:r w:rsidR="00AF5780">
        <w:rPr>
          <w:color w:val="000000"/>
        </w:rPr>
        <w:t xml:space="preserve"> es el factor que</w:t>
      </w:r>
      <w:r w:rsidR="008C6A48">
        <w:rPr>
          <w:color w:val="000000"/>
        </w:rPr>
        <w:t xml:space="preserve"> aumenta en complejidad comparándolo con</w:t>
      </w:r>
      <w:r w:rsidR="00E5309D">
        <w:rPr>
          <w:color w:val="000000"/>
        </w:rPr>
        <w:t xml:space="preserve"> otros</w:t>
      </w:r>
      <w:r w:rsidR="008C6A48">
        <w:rPr>
          <w:color w:val="000000"/>
        </w:rPr>
        <w:t xml:space="preserve"> </w:t>
      </w:r>
      <w:r w:rsidR="00E5309D">
        <w:rPr>
          <w:color w:val="000000"/>
        </w:rPr>
        <w:t>géneros. De manera que los algoritmos fallan al no estar entrenados ni diseñados para est</w:t>
      </w:r>
      <w:r w:rsidR="00AF5780">
        <w:rPr>
          <w:color w:val="000000"/>
        </w:rPr>
        <w:t>e tipo de canciones</w:t>
      </w:r>
      <w:r w:rsidR="00E5309D">
        <w:rPr>
          <w:color w:val="000000"/>
        </w:rPr>
        <w:t>.</w:t>
      </w:r>
    </w:p>
    <w:p w14:paraId="1DCCC4CD" w14:textId="77777777" w:rsidR="0006780E" w:rsidRDefault="0006780E" w:rsidP="00F233FB">
      <w:pPr>
        <w:spacing w:before="0" w:after="0"/>
        <w:rPr>
          <w:color w:val="000000"/>
        </w:rPr>
      </w:pPr>
    </w:p>
    <w:p w14:paraId="69F8317A" w14:textId="3D6B23ED" w:rsidR="0006780E" w:rsidRDefault="0006780E" w:rsidP="00F233FB">
      <w:pPr>
        <w:spacing w:before="0" w:after="0"/>
        <w:rPr>
          <w:color w:val="000000"/>
        </w:rPr>
      </w:pPr>
      <w:r w:rsidRPr="0006780E">
        <w:rPr>
          <w:color w:val="000000"/>
        </w:rPr>
        <w:t xml:space="preserve">Es importante mencionar que este proyecto de grado hace parte de un proyecto más grande denominado </w:t>
      </w:r>
      <w:r>
        <w:rPr>
          <w:color w:val="000000"/>
        </w:rPr>
        <w:t>“</w:t>
      </w:r>
      <w:r w:rsidRPr="0006780E">
        <w:rPr>
          <w:color w:val="000000"/>
        </w:rPr>
        <w:t xml:space="preserve">Deep </w:t>
      </w:r>
      <w:r>
        <w:rPr>
          <w:color w:val="000000"/>
        </w:rPr>
        <w:t>s</w:t>
      </w:r>
      <w:r w:rsidRPr="0006780E">
        <w:rPr>
          <w:color w:val="000000"/>
        </w:rPr>
        <w:t>alsa</w:t>
      </w:r>
      <w:r>
        <w:rPr>
          <w:color w:val="000000"/>
        </w:rPr>
        <w:t>”</w:t>
      </w:r>
      <w:r w:rsidRPr="0006780E">
        <w:rPr>
          <w:color w:val="000000"/>
        </w:rPr>
        <w:t xml:space="preserve"> que pertenece a la facultad de ingeniería y al departamento de diseño.</w:t>
      </w:r>
    </w:p>
    <w:p w14:paraId="17314A3A" w14:textId="77777777" w:rsidR="0006780E" w:rsidRDefault="0006780E" w:rsidP="00F233FB">
      <w:pPr>
        <w:spacing w:before="0" w:after="0"/>
        <w:rPr>
          <w:color w:val="000000"/>
        </w:rPr>
      </w:pPr>
    </w:p>
    <w:p w14:paraId="761D4F29" w14:textId="77777777" w:rsidR="00316EBF" w:rsidRPr="00316EBF" w:rsidRDefault="00316EBF" w:rsidP="00316EBF">
      <w:pPr>
        <w:spacing w:before="0" w:after="0"/>
        <w:rPr>
          <w:color w:val="000000"/>
        </w:rPr>
      </w:pPr>
    </w:p>
    <w:p w14:paraId="31421F54" w14:textId="2A6181F0" w:rsidR="001A7366" w:rsidRPr="001A7366" w:rsidRDefault="0078512A" w:rsidP="00F600A2">
      <w:pPr>
        <w:pStyle w:val="Ttulo3"/>
      </w:pPr>
      <w:bookmarkStart w:id="13" w:name="_Toc26965935"/>
      <w:r w:rsidRPr="00187AFE">
        <w:t>A</w:t>
      </w:r>
      <w:r w:rsidR="00187AFE" w:rsidRPr="00187AFE">
        <w:t>ntecedentes</w:t>
      </w:r>
      <w:r w:rsidR="005E66D3">
        <w:t xml:space="preserve"> del problema</w:t>
      </w:r>
      <w:bookmarkEnd w:id="13"/>
    </w:p>
    <w:p w14:paraId="38CB2FD6" w14:textId="1C8853BB" w:rsidR="00303A58" w:rsidRDefault="00563E99" w:rsidP="00303A58">
      <w:pPr>
        <w:spacing w:before="0" w:after="0"/>
        <w:rPr>
          <w:color w:val="000000"/>
        </w:rPr>
      </w:pPr>
      <w:r>
        <w:rPr>
          <w:color w:val="000000"/>
        </w:rPr>
        <w:t>E</w:t>
      </w:r>
      <w:r w:rsidR="00303A58">
        <w:rPr>
          <w:color w:val="000000"/>
        </w:rPr>
        <w:t>l área del análisis musical</w:t>
      </w:r>
      <w:r w:rsidR="00241E1B">
        <w:rPr>
          <w:color w:val="000000"/>
        </w:rPr>
        <w:t xml:space="preserve"> en la que se</w:t>
      </w:r>
      <w:r w:rsidR="00303A58">
        <w:rPr>
          <w:color w:val="000000"/>
        </w:rPr>
        <w:t xml:space="preserve"> utiliza la detección del pulso en las canciones se ve sesgad</w:t>
      </w:r>
      <w:r>
        <w:rPr>
          <w:color w:val="000000"/>
        </w:rPr>
        <w:t>a</w:t>
      </w:r>
      <w:r w:rsidR="00303A58">
        <w:rPr>
          <w:color w:val="000000"/>
        </w:rPr>
        <w:t xml:space="preserve"> a utilizar música de ritmo sencillo. Pongamos por caso el uso de una red neuronal recurrente convolucional para el etiquetado de música, donde se utiliza un data set proveniente de last.fm que provee canciones del </w:t>
      </w:r>
      <w:r>
        <w:rPr>
          <w:color w:val="000000"/>
        </w:rPr>
        <w:t>género</w:t>
      </w:r>
      <w:r w:rsidR="00303A58">
        <w:rPr>
          <w:color w:val="000000"/>
        </w:rPr>
        <w:t xml:space="preserve"> pop, rock, entre otros </w:t>
      </w:r>
      <w:r w:rsidR="00303A58">
        <w:rPr>
          <w:color w:val="000000"/>
        </w:rPr>
        <w:fldChar w:fldCharType="begin" w:fldLock="1"/>
      </w:r>
      <w:r w:rsidR="00FF3B2D">
        <w:rPr>
          <w:color w:val="000000"/>
        </w:rPr>
        <w:instrText>ADDIN CSL_CITATION {"citationItems":[{"id":"ITEM-1","itemData":{"abstract":"We introduce a convolutional recurrent neural network (CRNN) for music tagging. CRNNs take advantage of convolutional neural networks (CNNs) for local feature extraction and recurrent neural networks for temporal summarisation of the extracted features. We compare CRNN with three CNN structures that have been used for music tagging while controlling the number of parameters with respect to their performance and training time per sample. Overall, we found that CRNNs show a strong performance with respect to the number of parameter and training time, indicating the effectiveness of its hybrid structure in music feature extraction and feature summarisation.","author":[{"dropping-particle":"","family":"Choi","given":"Keunwoo","non-dropping-particle":"","parse-names":false,"suffix":""},{"dropping-particle":"","family":"Fazekas","given":"György","non-dropping-particle":"","parse-names":false,"suffix":""},{"dropping-particle":"","family":"Sandler","given":"Mark","non-dropping-particle":"","parse-names":false,"suffix":""},{"dropping-particle":"","family":"Cho","given":"Kyunghyun","non-dropping-particle":"","parse-names":false,"suffix":""}],"id":"ITEM-1","issued":{"date-parts":[["2017"]]},"title":"CONVOLUTIONAL RECURRENT NEURAL NETWORKS FOR MUSIC CLASSIFICATIONChoi, K., Fazekas, G., Sandler, M., &amp; Cho, K. (n.d.). CONVOLUTIONAL RECURRENT NEURAL NETWORKS FOR MUSIC CLASSIFICATION. Retrieved from https://github.com/keunwoochoi/icassp_2017","type":"report"},"uris":["http://www.mendeley.com/documents/?uuid=1f2a0ffe-6490-3afa-a444-3ebd3dc87b1c"]}],"mendeley":{"formattedCitation":"(Choi, Fazekas, Sandler, &amp; Cho, 2017)","manualFormatting":"(Choi et al., 2017)","plainTextFormattedCitation":"(Choi, Fazekas, Sandler, &amp; Cho, 2017)","previouslyFormattedCitation":"(Choi, Fazekas, Sandler, &amp; Cho, 2017)"},"properties":{"noteIndex":0},"schema":"https://github.com/citation-style-language/schema/raw/master/csl-citation.json"}</w:instrText>
      </w:r>
      <w:r w:rsidR="00303A58">
        <w:rPr>
          <w:color w:val="000000"/>
        </w:rPr>
        <w:fldChar w:fldCharType="separate"/>
      </w:r>
      <w:r w:rsidR="00790401" w:rsidRPr="00790401">
        <w:rPr>
          <w:noProof/>
          <w:color w:val="000000"/>
        </w:rPr>
        <w:t>(Choi</w:t>
      </w:r>
      <w:r w:rsidR="00FF3B2D">
        <w:rPr>
          <w:noProof/>
          <w:color w:val="000000"/>
        </w:rPr>
        <w:t xml:space="preserve"> </w:t>
      </w:r>
      <w:r w:rsidR="00FF3B2D" w:rsidRPr="00FF3B2D">
        <w:rPr>
          <w:noProof/>
          <w:color w:val="000000"/>
        </w:rPr>
        <w:t>et al.</w:t>
      </w:r>
      <w:r w:rsidR="00790401" w:rsidRPr="00790401">
        <w:rPr>
          <w:noProof/>
          <w:color w:val="000000"/>
        </w:rPr>
        <w:t>, 2017)</w:t>
      </w:r>
      <w:r w:rsidR="00303A58">
        <w:rPr>
          <w:color w:val="000000"/>
        </w:rPr>
        <w:fldChar w:fldCharType="end"/>
      </w:r>
      <w:r w:rsidR="00303A58">
        <w:rPr>
          <w:color w:val="000000"/>
        </w:rPr>
        <w:t xml:space="preserve">. El anterior es uno de los </w:t>
      </w:r>
      <w:r w:rsidR="000A1501">
        <w:rPr>
          <w:color w:val="000000"/>
        </w:rPr>
        <w:t>cientos</w:t>
      </w:r>
      <w:r w:rsidR="00303A58">
        <w:rPr>
          <w:color w:val="000000"/>
        </w:rPr>
        <w:t xml:space="preserve"> que ejemplos que se pueden encontrar en</w:t>
      </w:r>
      <w:r w:rsidR="00426679">
        <w:rPr>
          <w:color w:val="000000"/>
        </w:rPr>
        <w:t xml:space="preserve"> e</w:t>
      </w:r>
      <w:r w:rsidR="00393BA0">
        <w:rPr>
          <w:color w:val="000000"/>
        </w:rPr>
        <w:t xml:space="preserve">l cual </w:t>
      </w:r>
      <w:r w:rsidR="00303A58">
        <w:rPr>
          <w:color w:val="000000"/>
        </w:rPr>
        <w:t xml:space="preserve">se emplea un data set </w:t>
      </w:r>
      <w:r w:rsidR="00393BA0">
        <w:rPr>
          <w:color w:val="000000"/>
        </w:rPr>
        <w:t xml:space="preserve">en el cual </w:t>
      </w:r>
      <w:r w:rsidR="00303A58">
        <w:rPr>
          <w:color w:val="000000"/>
        </w:rPr>
        <w:t>domina la música de ritmo sencillo, lo que tiene por consecuencia la ausencia o poca investigación en otros géneros musicales.</w:t>
      </w:r>
      <w:r>
        <w:rPr>
          <w:color w:val="000000"/>
        </w:rPr>
        <w:t xml:space="preserve"> </w:t>
      </w:r>
      <w:r w:rsidR="00303A58">
        <w:rPr>
          <w:color w:val="000000"/>
        </w:rPr>
        <w:t xml:space="preserve"> </w:t>
      </w:r>
    </w:p>
    <w:p w14:paraId="4F9E2B85" w14:textId="054B7EE0" w:rsidR="00563E99" w:rsidRPr="00785902" w:rsidRDefault="00563E99" w:rsidP="008854A3">
      <w:pPr>
        <w:spacing w:after="0" w:line="240" w:lineRule="auto"/>
      </w:pPr>
    </w:p>
    <w:p w14:paraId="5E2350FD" w14:textId="67A295BE" w:rsidR="001A7366" w:rsidRPr="001A7366" w:rsidRDefault="00D02B40" w:rsidP="00F600A2">
      <w:pPr>
        <w:pStyle w:val="Ttulo3"/>
      </w:pPr>
      <w:bookmarkStart w:id="14" w:name="_Toc26965936"/>
      <w:r w:rsidRPr="00187AFE">
        <w:t>J</w:t>
      </w:r>
      <w:r w:rsidR="00187AFE" w:rsidRPr="00187AFE">
        <w:t>ustificación</w:t>
      </w:r>
      <w:bookmarkEnd w:id="14"/>
    </w:p>
    <w:p w14:paraId="5990FDB2" w14:textId="4D81E06B" w:rsidR="00F600A2" w:rsidRDefault="00004491" w:rsidP="00A408CB">
      <w:r>
        <w:t>En este momento, existen multitud productos en el mercado relacionados con el manejo de bases de datos en donde se almacenan</w:t>
      </w:r>
      <w:r w:rsidR="009E6810">
        <w:t xml:space="preserve"> en promedio más de 30 millones</w:t>
      </w:r>
      <w:r>
        <w:t xml:space="preserve"> de canciones</w:t>
      </w:r>
      <w:r w:rsidR="00D36F63">
        <w:t>,</w:t>
      </w:r>
      <w:r w:rsidR="009E6810">
        <w:t xml:space="preserve"> algunos ejemplos pueden ser Spotify, Apple Music, Pandora, Rdio, entro otros</w:t>
      </w:r>
      <w:r w:rsidR="001F4EA8">
        <w:t xml:space="preserve"> </w:t>
      </w:r>
      <w:r w:rsidR="001F4EA8">
        <w:fldChar w:fldCharType="begin" w:fldLock="1"/>
      </w:r>
      <w:r w:rsidR="00790401">
        <w:instrText>ADDIN CSL_CITATION {"citationItems":[{"id":"ITEM-1","itemData":{"URL":"http://eds.a.ebscohost.com/eds/detail/detail?vid=0&amp;sid=e7fea650-2236-45fe-bdd6-b0419be7db5d%40sessionmgr4010&amp;bdata=Jmxhbmc9ZXMmc2l0ZT1lZHMtbGl2ZSZzY29wZT1zaXRl#db=bsu&amp;AN=103138827","accessed":{"date-parts":[["2019","3","6"]]},"author":[{"dropping-particle":"","family":"Pullen","given":"John Patrick","non-dropping-particle":"","parse-names":false,"suffix":""}],"container-title":"Time.com","id":"ITEM-1","issued":{"date-parts":[["2015"]]},"page":"1","title":"Streaming Showdown: Apple Music vs. Spotify vs. Pandora vs. Rdio: Discovery Service para Universidad ICESI","type":"webpage"},"uris":["http://www.mendeley.com/documents/?uuid=e33a9a68-03ce-3389-bce9-1926386c5ef1"]}],"mendeley":{"formattedCitation":"(Pullen, 2015)","plainTextFormattedCitation":"(Pullen, 2015)","previouslyFormattedCitation":"(Pullen, 2015)"},"properties":{"noteIndex":0},"schema":"https://github.com/citation-style-language/schema/raw/master/csl-citation.json"}</w:instrText>
      </w:r>
      <w:r w:rsidR="001F4EA8">
        <w:fldChar w:fldCharType="separate"/>
      </w:r>
      <w:r w:rsidR="001F4EA8" w:rsidRPr="001F4EA8">
        <w:rPr>
          <w:noProof/>
        </w:rPr>
        <w:t>(Pullen, 2015)</w:t>
      </w:r>
      <w:r w:rsidR="001F4EA8">
        <w:fldChar w:fldCharType="end"/>
      </w:r>
      <w:r w:rsidR="00EF594A">
        <w:t xml:space="preserve">; </w:t>
      </w:r>
      <w:r w:rsidR="00437B71">
        <w:t>además,</w:t>
      </w:r>
      <w:r w:rsidR="00B8478F">
        <w:t xml:space="preserve"> la interacción</w:t>
      </w:r>
      <w:r w:rsidR="00716132">
        <w:t xml:space="preserve"> entre los millones de usuarios que posee cada una de estas plataformas con las canciones que </w:t>
      </w:r>
      <w:r w:rsidR="00437B71">
        <w:t>é</w:t>
      </w:r>
      <w:r w:rsidR="00716132">
        <w:t xml:space="preserve">ste escucha generan una gran cantidad de datos que sirven para mejorar </w:t>
      </w:r>
      <w:r w:rsidR="004A3238">
        <w:t xml:space="preserve">la aplicación y la experiencia de usuario. Por esta razón, </w:t>
      </w:r>
      <w:r w:rsidR="005C75D7" w:rsidRPr="005C75D7">
        <w:t xml:space="preserve">se han creado diversidad de modelos que procesan </w:t>
      </w:r>
      <w:r w:rsidR="0099098D" w:rsidRPr="005C75D7">
        <w:t>canciones para</w:t>
      </w:r>
      <w:r w:rsidR="005C75D7" w:rsidRPr="005C75D7">
        <w:t xml:space="preserve"> la detección del pulso, de similitud tímbrica, de clasificación por </w:t>
      </w:r>
      <w:r w:rsidR="005C75D7" w:rsidRPr="005C75D7">
        <w:lastRenderedPageBreak/>
        <w:t>estilo, de análisis de armonía, entre otras características;</w:t>
      </w:r>
      <w:r w:rsidR="004A3238">
        <w:t xml:space="preserve"> en especial para los géneros de música rock, pop, clásica y electrónica. </w:t>
      </w:r>
      <w:r w:rsidR="001315A6">
        <w:t>Así mismo, se permite generar investigación por medio del análisis de diversos géneros para poder estudiar a fondo su estructura, rasgos característicos y los aportes que genera cada uno de los diferentes compositores.</w:t>
      </w:r>
      <w:r w:rsidR="009165D4">
        <w:t xml:space="preserve"> </w:t>
      </w:r>
    </w:p>
    <w:p w14:paraId="5329097B" w14:textId="533C1F30" w:rsidR="00A408CB" w:rsidRDefault="00FF0E23" w:rsidP="00621732">
      <w:r>
        <w:t xml:space="preserve">Las repercusiones que el proyecto </w:t>
      </w:r>
      <w:proofErr w:type="gramStart"/>
      <w:r>
        <w:t>busca,</w:t>
      </w:r>
      <w:proofErr w:type="gramEnd"/>
      <w:r>
        <w:t xml:space="preserve"> serán</w:t>
      </w:r>
      <w:r w:rsidR="009422D1">
        <w:t xml:space="preserve"> generar facilidades para que futuros investigadores tengan las herramientas </w:t>
      </w:r>
      <w:r w:rsidR="008266EB">
        <w:t>básicas para afrontar la detección del pulso en las canciones de salsa</w:t>
      </w:r>
      <w:r w:rsidR="00750CD9" w:rsidRPr="00750CD9">
        <w:t>, y a través de esto poder profundizar en la estructura de este género musical de una manera sin precedentes</w:t>
      </w:r>
      <w:r w:rsidR="008266EB">
        <w:t xml:space="preserve">. </w:t>
      </w:r>
      <w:r w:rsidR="00FD325B">
        <w:t>Esto</w:t>
      </w:r>
      <w:r w:rsidR="00A07971">
        <w:t xml:space="preserve"> no solo </w:t>
      </w:r>
      <w:r w:rsidR="00EF594A">
        <w:t xml:space="preserve">aportará </w:t>
      </w:r>
      <w:r w:rsidR="00A07971">
        <w:t xml:space="preserve">a la </w:t>
      </w:r>
      <w:r w:rsidR="00574ACB">
        <w:t xml:space="preserve">investigación, </w:t>
      </w:r>
      <w:r w:rsidR="00EF594A">
        <w:t xml:space="preserve">sino que también </w:t>
      </w:r>
      <w:r w:rsidR="00574ACB">
        <w:t xml:space="preserve">influirá en el desarrollo de nuevos productos </w:t>
      </w:r>
      <w:r w:rsidR="00785902">
        <w:t xml:space="preserve">que producirán un resultado positivo para Latinoamérica. </w:t>
      </w:r>
      <w:r w:rsidR="00EF594A">
        <w:t>Todo esto permitirá</w:t>
      </w:r>
      <w:r w:rsidR="00785902">
        <w:t xml:space="preserve"> </w:t>
      </w:r>
      <w:r w:rsidR="00EF594A">
        <w:t xml:space="preserve">un </w:t>
      </w:r>
      <w:r w:rsidR="00785902">
        <w:t>mayor reconocimiento para la cultura</w:t>
      </w:r>
      <w:r w:rsidR="008A3D9B">
        <w:t xml:space="preserve">, debido a que se podrá aumentar </w:t>
      </w:r>
      <w:r w:rsidR="00BF0C7B">
        <w:t>la investigación y el conocimiento en este sector</w:t>
      </w:r>
      <w:r w:rsidR="00EF594A">
        <w:t>.</w:t>
      </w:r>
      <w:r w:rsidR="00BF0C7B">
        <w:t xml:space="preserve"> </w:t>
      </w:r>
    </w:p>
    <w:p w14:paraId="227878F3" w14:textId="02C4BB74" w:rsidR="004A3238" w:rsidRDefault="004A3238" w:rsidP="00A408CB"/>
    <w:p w14:paraId="5057F4F5" w14:textId="77777777" w:rsidR="004A3238" w:rsidRPr="00A408CB" w:rsidRDefault="004A3238" w:rsidP="00A408CB"/>
    <w:p w14:paraId="6F4A016B" w14:textId="5194F219" w:rsidR="001B328C" w:rsidRPr="00F23AB1" w:rsidRDefault="001B328C" w:rsidP="00B06E8C">
      <w:pPr>
        <w:spacing w:after="0" w:line="360" w:lineRule="auto"/>
      </w:pPr>
      <w:r w:rsidRPr="00F23AB1">
        <w:br w:type="page"/>
      </w:r>
    </w:p>
    <w:p w14:paraId="052546D5" w14:textId="77777777" w:rsidR="001B328C" w:rsidRPr="00CD1DFB" w:rsidRDefault="001B328C" w:rsidP="00616969">
      <w:pPr>
        <w:pStyle w:val="Ttulo2"/>
      </w:pPr>
      <w:bookmarkStart w:id="15" w:name="_Toc26965937"/>
      <w:r w:rsidRPr="00CD1DFB">
        <w:lastRenderedPageBreak/>
        <w:t>Descripción del problema</w:t>
      </w:r>
      <w:bookmarkEnd w:id="15"/>
    </w:p>
    <w:p w14:paraId="4B5CC017" w14:textId="77777777" w:rsidR="00DF7B94" w:rsidRPr="00DF7B94" w:rsidRDefault="00DF7B94" w:rsidP="00DF7B94">
      <w:pPr>
        <w:rPr>
          <w:rFonts w:cs="Arial"/>
          <w:b/>
          <w:szCs w:val="24"/>
        </w:rPr>
      </w:pPr>
    </w:p>
    <w:p w14:paraId="2BFC2E08" w14:textId="11FD74F2" w:rsidR="00B761BA" w:rsidRPr="00DF7B94" w:rsidRDefault="00DF7B94" w:rsidP="00DF7B94">
      <w:pPr>
        <w:rPr>
          <w:rFonts w:cs="Arial"/>
          <w:szCs w:val="24"/>
        </w:rPr>
      </w:pPr>
      <w:r w:rsidRPr="00DF7B94">
        <w:rPr>
          <w:rFonts w:cs="Arial"/>
          <w:szCs w:val="24"/>
        </w:rPr>
        <w:t xml:space="preserve">Actualmente, se presenta una gran dificultad en el estudio del </w:t>
      </w:r>
      <w:r w:rsidR="002B1650">
        <w:rPr>
          <w:rFonts w:cs="Arial"/>
          <w:szCs w:val="24"/>
        </w:rPr>
        <w:t>pulso</w:t>
      </w:r>
      <w:r w:rsidRPr="00DF7B94">
        <w:rPr>
          <w:rFonts w:cs="Arial"/>
          <w:szCs w:val="24"/>
        </w:rPr>
        <w:t xml:space="preserve"> en las canciones del </w:t>
      </w:r>
      <w:r w:rsidR="00B06834" w:rsidRPr="00DF7B94">
        <w:rPr>
          <w:rFonts w:cs="Arial"/>
          <w:szCs w:val="24"/>
        </w:rPr>
        <w:t>género</w:t>
      </w:r>
      <w:r w:rsidRPr="00DF7B94">
        <w:rPr>
          <w:rFonts w:cs="Arial"/>
          <w:szCs w:val="24"/>
        </w:rPr>
        <w:t xml:space="preserve"> salsa. Lo anterior se debe a que los algoritmos de </w:t>
      </w:r>
      <w:r w:rsidR="00B06834" w:rsidRPr="00DF7B94">
        <w:rPr>
          <w:rFonts w:cs="Arial"/>
          <w:szCs w:val="24"/>
        </w:rPr>
        <w:t>análisis</w:t>
      </w:r>
      <w:r w:rsidRPr="00DF7B94">
        <w:rPr>
          <w:rFonts w:cs="Arial"/>
          <w:szCs w:val="24"/>
        </w:rPr>
        <w:t xml:space="preserve"> musicales son entrenados con música de ritmo sencillo</w:t>
      </w:r>
      <w:r w:rsidR="002B1650">
        <w:rPr>
          <w:rFonts w:cs="Arial"/>
          <w:szCs w:val="24"/>
        </w:rPr>
        <w:t xml:space="preserve">, por ejemplo: </w:t>
      </w:r>
      <w:r w:rsidR="00FF3B2D">
        <w:rPr>
          <w:rFonts w:cs="Arial"/>
          <w:szCs w:val="24"/>
        </w:rPr>
        <w:t>rock, pop, clásica, electrónica, entre otras</w:t>
      </w:r>
      <w:r w:rsidRPr="00DF7B94">
        <w:rPr>
          <w:rFonts w:cs="Arial"/>
          <w:szCs w:val="24"/>
        </w:rPr>
        <w:t xml:space="preserve">. </w:t>
      </w:r>
      <w:r w:rsidR="00926AFF" w:rsidRPr="00926AFF">
        <w:rPr>
          <w:rFonts w:cs="Arial"/>
          <w:szCs w:val="24"/>
        </w:rPr>
        <w:t>A diferencia de estos géneros</w:t>
      </w:r>
      <w:r w:rsidRPr="00DF7B94">
        <w:rPr>
          <w:rFonts w:cs="Arial"/>
          <w:szCs w:val="24"/>
        </w:rPr>
        <w:t>, la salsa cuenta con un ritmo muy complejo</w:t>
      </w:r>
      <w:r w:rsidR="00FF3B2D">
        <w:rPr>
          <w:rFonts w:cs="Arial"/>
          <w:szCs w:val="24"/>
        </w:rPr>
        <w:t xml:space="preserve"> </w:t>
      </w:r>
      <w:r w:rsidR="00FF3B2D">
        <w:rPr>
          <w:rFonts w:cs="Arial"/>
          <w:szCs w:val="24"/>
        </w:rPr>
        <w:fldChar w:fldCharType="begin" w:fldLock="1"/>
      </w:r>
      <w:r w:rsidR="00BF1614">
        <w:rPr>
          <w:rFonts w:cs="Arial"/>
          <w:szCs w:val="24"/>
        </w:rPr>
        <w:instrText>ADDIN CSL_CITATION {"citationItems":[{"id":"ITEM-1","itemData":{"URL":"http://eds.a.ebscohost.com/eds/detail/detail?vid=3&amp;sid=97c452e9-acbb-40e7-bc75-5a3c2890671d%40sessionmgr4010&amp;bdata=Jmxhbmc9ZXMmc2l0ZT1lZHMtbGl2ZSZzY29wZT1zaXRl#AN=87322775&amp;db=ers","accessed":{"date-parts":[["2019","3","6"]]},"author":[{"dropping-particle":"","family":"Winter","given":"M.","non-dropping-particle":"","parse-names":false,"suffix":""}],"container-title":"Salem Press Encyclopedia.","id":"ITEM-1","issued":{"date-parts":[["2018"]]},"title":"Salsa (music)","type":"webpage"},"uris":["http://www.mendeley.com/documents/?uuid=bdf102b1-a53a-320b-9391-83eba23e0a84"]}],"mendeley":{"formattedCitation":"(Winter, 2018)","plainTextFormattedCitation":"(Winter, 2018)","previouslyFormattedCitation":"(Winter, 2018)"},"properties":{"noteIndex":0},"schema":"https://github.com/citation-style-language/schema/raw/master/csl-citation.json"}</w:instrText>
      </w:r>
      <w:r w:rsidR="00FF3B2D">
        <w:rPr>
          <w:rFonts w:cs="Arial"/>
          <w:szCs w:val="24"/>
        </w:rPr>
        <w:fldChar w:fldCharType="separate"/>
      </w:r>
      <w:r w:rsidR="00FF3B2D" w:rsidRPr="00FF3B2D">
        <w:rPr>
          <w:rFonts w:cs="Arial"/>
          <w:noProof/>
          <w:szCs w:val="24"/>
        </w:rPr>
        <w:t>(Winter, 2018)</w:t>
      </w:r>
      <w:r w:rsidR="00FF3B2D">
        <w:rPr>
          <w:rFonts w:cs="Arial"/>
          <w:szCs w:val="24"/>
        </w:rPr>
        <w:fldChar w:fldCharType="end"/>
      </w:r>
      <w:r w:rsidRPr="00DF7B94">
        <w:rPr>
          <w:rFonts w:cs="Arial"/>
          <w:szCs w:val="24"/>
        </w:rPr>
        <w:t xml:space="preserve">, lo que provoca que los algoritmos fallen al enfrentar este tipo de canciones. </w:t>
      </w:r>
      <w:r w:rsidR="00B06834" w:rsidRPr="00DF7B94">
        <w:rPr>
          <w:rFonts w:cs="Arial"/>
          <w:szCs w:val="24"/>
        </w:rPr>
        <w:t>Además</w:t>
      </w:r>
      <w:r w:rsidRPr="00DF7B94">
        <w:rPr>
          <w:rFonts w:cs="Arial"/>
          <w:szCs w:val="24"/>
        </w:rPr>
        <w:t xml:space="preserve">, </w:t>
      </w:r>
      <w:r w:rsidR="00926AFF" w:rsidRPr="00926AFF">
        <w:rPr>
          <w:rFonts w:cs="Arial"/>
          <w:szCs w:val="24"/>
        </w:rPr>
        <w:t>no existen bases de datos que se usen para entrenar algoritmos de detección del pulso que contengan canciones del género salsa</w:t>
      </w:r>
      <w:r w:rsidR="00621732">
        <w:rPr>
          <w:rFonts w:cs="Arial"/>
          <w:szCs w:val="24"/>
        </w:rPr>
        <w:t xml:space="preserve">, aunque existen bases de datos en donde se encuentran canciones con el mismo nivel de complejidad </w:t>
      </w:r>
      <w:r w:rsidR="00621732">
        <w:rPr>
          <w:rFonts w:cs="Arial"/>
          <w:szCs w:val="24"/>
        </w:rPr>
        <w:fldChar w:fldCharType="begin" w:fldLock="1"/>
      </w:r>
      <w:r w:rsidR="00415779">
        <w:rPr>
          <w:rFonts w:cs="Arial"/>
          <w:szCs w:val="24"/>
        </w:rPr>
        <w:instrText>ADDIN CSL_CITATION {"citationItems":[{"id":"ITEM-1","itemData":{"abstract":"In this paper we present a novel method for jointly extract-ing beats and downbeats from audio signals. A recurrent neural network operating directly on magnitude spectro-grams is used to model the metrical structure of the audio signals at multiple levels and provides an output feature that clearly distinguishes between beats and downbeats. A dynamic Bayesian network is then used to model bars of variable length and align the predicted beat and down-beat positions to the global best solution. We find that the proposed model achieves state-of-the-art performance on a wide range of different musical genres and styles.","author":[{"dropping-particle":"","family":"Böck","given":"Sebastian","non-dropping-particle":"","parse-names":false,"suffix":""},{"dropping-particle":"","family":"Krebs","given":"Florian","non-dropping-particle":"","parse-names":false,"suffix":""},{"dropping-particle":"","family":"Widmer","given":"Gerhard","non-dropping-particle":"","parse-names":false,"suffix":""}],"container-title":"Proceedings of the International Society for Music Information Retrieval (ISMIR) Conference","id":"ITEM-1","issued":{"date-parts":[["2016"]]},"page":"255-261","title":"Joint Beat and Downbeat tracking with recurrent neural networks","type":"paper-conference"},"uris":["http://www.mendeley.com/documents/?uuid=6b5a87a7-8c5a-3302-92be-4ceb84f7c574"]}],"mendeley":{"formattedCitation":"(Böck, Krebs, &amp; Widmer, 2016)","manualFormatting":"(Böck et al., 2016)","plainTextFormattedCitation":"(Böck, Krebs, &amp; Widmer, 2016)","previouslyFormattedCitation":"(Böck, Krebs, &amp; Widmer, 2016)"},"properties":{"noteIndex":0},"schema":"https://github.com/citation-style-language/schema/raw/master/csl-citation.json"}</w:instrText>
      </w:r>
      <w:r w:rsidR="00621732">
        <w:rPr>
          <w:rFonts w:cs="Arial"/>
          <w:szCs w:val="24"/>
        </w:rPr>
        <w:fldChar w:fldCharType="separate"/>
      </w:r>
      <w:r w:rsidR="00621732" w:rsidRPr="00621732">
        <w:rPr>
          <w:rFonts w:cs="Arial"/>
          <w:noProof/>
          <w:szCs w:val="24"/>
        </w:rPr>
        <w:t>(Böck</w:t>
      </w:r>
      <w:r w:rsidR="00621732">
        <w:rPr>
          <w:rFonts w:cs="Arial"/>
          <w:noProof/>
          <w:szCs w:val="24"/>
        </w:rPr>
        <w:t xml:space="preserve"> et al.</w:t>
      </w:r>
      <w:r w:rsidR="00621732" w:rsidRPr="00621732">
        <w:rPr>
          <w:rFonts w:cs="Arial"/>
          <w:noProof/>
          <w:szCs w:val="24"/>
        </w:rPr>
        <w:t>, 2016)</w:t>
      </w:r>
      <w:r w:rsidR="00621732">
        <w:rPr>
          <w:rFonts w:cs="Arial"/>
          <w:szCs w:val="24"/>
        </w:rPr>
        <w:fldChar w:fldCharType="end"/>
      </w:r>
      <w:r w:rsidRPr="00DF7B94">
        <w:rPr>
          <w:rFonts w:cs="Arial"/>
          <w:szCs w:val="24"/>
        </w:rPr>
        <w:t xml:space="preserve">. La dificultad en el estudio del </w:t>
      </w:r>
      <w:r w:rsidR="00FF3B2D">
        <w:rPr>
          <w:rFonts w:cs="Arial"/>
          <w:szCs w:val="24"/>
        </w:rPr>
        <w:t>pulso</w:t>
      </w:r>
      <w:r w:rsidRPr="00DF7B94">
        <w:rPr>
          <w:rFonts w:cs="Arial"/>
          <w:szCs w:val="24"/>
        </w:rPr>
        <w:t xml:space="preserve"> tiene como efectos la carencia de investigaciones enfocadas al análisis de las canciones del </w:t>
      </w:r>
      <w:r w:rsidR="00377D90" w:rsidRPr="00DF7B94">
        <w:rPr>
          <w:rFonts w:cs="Arial"/>
          <w:szCs w:val="24"/>
        </w:rPr>
        <w:t>género</w:t>
      </w:r>
      <w:r w:rsidRPr="00DF7B94">
        <w:rPr>
          <w:rFonts w:cs="Arial"/>
          <w:szCs w:val="24"/>
        </w:rPr>
        <w:t xml:space="preserve"> salsa, la ineficiencia en los análisis actuales por poca existencia de </w:t>
      </w:r>
      <w:r w:rsidR="00FF3B2D">
        <w:rPr>
          <w:rFonts w:cs="Arial"/>
          <w:szCs w:val="24"/>
        </w:rPr>
        <w:t>bases de datos</w:t>
      </w:r>
      <w:r w:rsidRPr="00DF7B94">
        <w:rPr>
          <w:rFonts w:cs="Arial"/>
          <w:szCs w:val="24"/>
        </w:rPr>
        <w:t xml:space="preserve"> adecuad</w:t>
      </w:r>
      <w:r w:rsidR="00FF3B2D">
        <w:rPr>
          <w:rFonts w:cs="Arial"/>
          <w:szCs w:val="24"/>
        </w:rPr>
        <w:t>a</w:t>
      </w:r>
      <w:r w:rsidRPr="00DF7B94">
        <w:rPr>
          <w:rFonts w:cs="Arial"/>
          <w:szCs w:val="24"/>
        </w:rPr>
        <w:t>s</w:t>
      </w:r>
      <w:r w:rsidR="00FF3B2D">
        <w:rPr>
          <w:rFonts w:cs="Arial"/>
          <w:szCs w:val="24"/>
        </w:rPr>
        <w:t xml:space="preserve"> y</w:t>
      </w:r>
      <w:r w:rsidRPr="00DF7B94">
        <w:rPr>
          <w:rFonts w:cs="Arial"/>
          <w:szCs w:val="24"/>
        </w:rPr>
        <w:t xml:space="preserve"> la poca existencia de aplicaciones</w:t>
      </w:r>
      <w:r w:rsidR="00FF3B2D">
        <w:rPr>
          <w:rFonts w:cs="Arial"/>
          <w:szCs w:val="24"/>
        </w:rPr>
        <w:t xml:space="preserve"> y desarrollos tecnológicos</w:t>
      </w:r>
      <w:r w:rsidRPr="00DF7B94">
        <w:rPr>
          <w:rFonts w:cs="Arial"/>
          <w:szCs w:val="24"/>
        </w:rPr>
        <w:t xml:space="preserve"> que se </w:t>
      </w:r>
      <w:r w:rsidR="00926AFF">
        <w:rPr>
          <w:rFonts w:cs="Arial"/>
          <w:szCs w:val="24"/>
        </w:rPr>
        <w:t>basen en</w:t>
      </w:r>
      <w:r w:rsidRPr="00DF7B94">
        <w:rPr>
          <w:rFonts w:cs="Arial"/>
          <w:szCs w:val="24"/>
        </w:rPr>
        <w:t xml:space="preserve"> </w:t>
      </w:r>
      <w:r w:rsidR="00926AFF">
        <w:rPr>
          <w:rFonts w:cs="Arial"/>
          <w:szCs w:val="24"/>
        </w:rPr>
        <w:t>e</w:t>
      </w:r>
      <w:r w:rsidRPr="00DF7B94">
        <w:rPr>
          <w:rFonts w:cs="Arial"/>
          <w:szCs w:val="24"/>
        </w:rPr>
        <w:t>l análisis de la salsa.</w:t>
      </w:r>
    </w:p>
    <w:p w14:paraId="047EC49F" w14:textId="77777777" w:rsidR="001B328C" w:rsidRPr="00CD1DFB" w:rsidRDefault="001B328C" w:rsidP="001B328C"/>
    <w:p w14:paraId="0E49C7D4" w14:textId="77777777" w:rsidR="001B328C" w:rsidRPr="00CD1DFB" w:rsidRDefault="001B328C">
      <w:pPr>
        <w:spacing w:before="0" w:after="200" w:line="276" w:lineRule="auto"/>
      </w:pPr>
      <w:r w:rsidRPr="00CD1DFB">
        <w:br w:type="page"/>
      </w:r>
    </w:p>
    <w:p w14:paraId="3F83CF1B" w14:textId="77777777" w:rsidR="00A2650A" w:rsidRPr="0043370A" w:rsidRDefault="00A2650A" w:rsidP="00A67042">
      <w:pPr>
        <w:pStyle w:val="Ttulo2"/>
      </w:pPr>
      <w:bookmarkStart w:id="16" w:name="_Toc397444432"/>
      <w:bookmarkStart w:id="17" w:name="_Hlk3149104"/>
      <w:bookmarkStart w:id="18" w:name="_Toc26965938"/>
      <w:r w:rsidRPr="0043370A">
        <w:lastRenderedPageBreak/>
        <w:t>Hipótesis y restricciones</w:t>
      </w:r>
      <w:bookmarkEnd w:id="16"/>
      <w:bookmarkEnd w:id="18"/>
    </w:p>
    <w:bookmarkEnd w:id="17"/>
    <w:p w14:paraId="4C10B955" w14:textId="224976EB" w:rsidR="006B150D" w:rsidRDefault="006B150D" w:rsidP="00A67042">
      <w:pPr>
        <w:rPr>
          <w:rFonts w:cs="Kalinga"/>
          <w:szCs w:val="24"/>
        </w:rPr>
      </w:pPr>
      <w:r w:rsidRPr="006B150D">
        <w:rPr>
          <w:rFonts w:cs="Kalinga"/>
          <w:szCs w:val="24"/>
        </w:rPr>
        <w:t>La hipótesis en este proyecto consiste en la realización de una herramienta que posea la funcionalidad de recopilar la sensación del pulso de los usuarios en las canciones del género salsa. Todo esto para obtener una cantidad suficiente de datos que servirán como insumo para entrenar y validar modelos de analítica de datos que sean capaces de predecir el pulso en canciones de salsa.</w:t>
      </w:r>
    </w:p>
    <w:p w14:paraId="7763D774" w14:textId="77777777" w:rsidR="0022391C" w:rsidRDefault="0022391C" w:rsidP="00A67042">
      <w:pPr>
        <w:rPr>
          <w:rFonts w:cs="Kalinga"/>
          <w:szCs w:val="24"/>
        </w:rPr>
      </w:pPr>
    </w:p>
    <w:p w14:paraId="0C890C7E" w14:textId="1B5DDC40" w:rsidR="0043370A" w:rsidRDefault="003C398C" w:rsidP="00A67042">
      <w:pPr>
        <w:rPr>
          <w:rFonts w:cs="Kalinga"/>
          <w:szCs w:val="24"/>
        </w:rPr>
      </w:pPr>
      <w:r>
        <w:rPr>
          <w:rFonts w:cs="Kalinga"/>
          <w:szCs w:val="24"/>
        </w:rPr>
        <w:t xml:space="preserve">En el proyecto se presentan </w:t>
      </w:r>
      <w:r w:rsidR="00EF594A">
        <w:rPr>
          <w:rFonts w:cs="Kalinga"/>
          <w:szCs w:val="24"/>
        </w:rPr>
        <w:t>las siguientes</w:t>
      </w:r>
      <w:r>
        <w:rPr>
          <w:rFonts w:cs="Kalinga"/>
          <w:szCs w:val="24"/>
        </w:rPr>
        <w:t xml:space="preserve"> restricciones:</w:t>
      </w:r>
    </w:p>
    <w:p w14:paraId="3E13EE1E" w14:textId="2890FE64" w:rsidR="00770E57" w:rsidRDefault="00770E57" w:rsidP="00452118">
      <w:pPr>
        <w:pStyle w:val="Prrafodelista"/>
        <w:numPr>
          <w:ilvl w:val="0"/>
          <w:numId w:val="3"/>
        </w:numPr>
        <w:rPr>
          <w:rFonts w:ascii="Segoe UI" w:eastAsiaTheme="minorEastAsia" w:hAnsi="Segoe UI" w:cs="Kalinga"/>
          <w:lang w:val="es-CO" w:eastAsia="es-CO"/>
        </w:rPr>
      </w:pPr>
      <w:r>
        <w:rPr>
          <w:rFonts w:ascii="Segoe UI" w:eastAsiaTheme="minorEastAsia" w:hAnsi="Segoe UI" w:cs="Kalinga"/>
          <w:lang w:val="es-CO" w:eastAsia="es-CO"/>
        </w:rPr>
        <w:t>Realizar lo más pronto posible la aplicación que se va a encargar de la recopilación de los datos</w:t>
      </w:r>
      <w:r w:rsidR="00EF594A">
        <w:rPr>
          <w:rFonts w:ascii="Segoe UI" w:eastAsiaTheme="minorEastAsia" w:hAnsi="Segoe UI" w:cs="Kalinga"/>
          <w:lang w:val="es-CO" w:eastAsia="es-CO"/>
        </w:rPr>
        <w:t>.</w:t>
      </w:r>
      <w:r>
        <w:rPr>
          <w:rFonts w:ascii="Segoe UI" w:eastAsiaTheme="minorEastAsia" w:hAnsi="Segoe UI" w:cs="Kalinga"/>
          <w:lang w:val="es-CO" w:eastAsia="es-CO"/>
        </w:rPr>
        <w:t xml:space="preserve"> </w:t>
      </w:r>
      <w:r w:rsidR="001028C2" w:rsidRPr="001028C2">
        <w:rPr>
          <w:rFonts w:ascii="Segoe UI" w:eastAsiaTheme="minorEastAsia" w:hAnsi="Segoe UI" w:cs="Kalinga"/>
          <w:lang w:val="es-CO" w:eastAsia="es-CO"/>
        </w:rPr>
        <w:t>La herramienta debe contar con todas las funcionalidades en correcto estado, ya que la recopilación de los datos es una de las partes más importantes del proyecto debido a que a partir de los datos recopilados se procederá a entrenar los modelos de analítica de datos.</w:t>
      </w:r>
    </w:p>
    <w:p w14:paraId="37DE3688" w14:textId="1DA2D34F" w:rsidR="003C398C" w:rsidRDefault="00770E57" w:rsidP="00452118">
      <w:pPr>
        <w:pStyle w:val="Prrafodelista"/>
        <w:numPr>
          <w:ilvl w:val="0"/>
          <w:numId w:val="3"/>
        </w:numPr>
        <w:rPr>
          <w:rFonts w:ascii="Segoe UI" w:eastAsiaTheme="minorEastAsia" w:hAnsi="Segoe UI" w:cs="Kalinga"/>
          <w:lang w:val="es-CO" w:eastAsia="es-CO"/>
        </w:rPr>
      </w:pPr>
      <w:r>
        <w:rPr>
          <w:rFonts w:ascii="Segoe UI" w:eastAsiaTheme="minorEastAsia" w:hAnsi="Segoe UI" w:cs="Kalinga"/>
          <w:lang w:val="es-CO" w:eastAsia="es-CO"/>
        </w:rPr>
        <w:t>Ceñirse</w:t>
      </w:r>
      <w:r w:rsidR="003C398C">
        <w:rPr>
          <w:rFonts w:ascii="Segoe UI" w:eastAsiaTheme="minorEastAsia" w:hAnsi="Segoe UI" w:cs="Kalinga"/>
          <w:lang w:val="es-CO" w:eastAsia="es-CO"/>
        </w:rPr>
        <w:t xml:space="preserve"> a </w:t>
      </w:r>
      <w:r>
        <w:rPr>
          <w:rFonts w:ascii="Segoe UI" w:eastAsiaTheme="minorEastAsia" w:hAnsi="Segoe UI" w:cs="Kalinga"/>
          <w:lang w:val="es-CO" w:eastAsia="es-CO"/>
        </w:rPr>
        <w:t>u</w:t>
      </w:r>
      <w:r w:rsidR="003C398C">
        <w:rPr>
          <w:rFonts w:ascii="Segoe UI" w:eastAsiaTheme="minorEastAsia" w:hAnsi="Segoe UI" w:cs="Kalinga"/>
          <w:lang w:val="es-CO" w:eastAsia="es-CO"/>
        </w:rPr>
        <w:t>n</w:t>
      </w:r>
      <w:r>
        <w:rPr>
          <w:rFonts w:ascii="Segoe UI" w:eastAsiaTheme="minorEastAsia" w:hAnsi="Segoe UI" w:cs="Kalinga"/>
          <w:lang w:val="es-CO" w:eastAsia="es-CO"/>
        </w:rPr>
        <w:t xml:space="preserve"> cronograma en donde se establecieron ya las fechas de cierre de cada uno de los entregables del proyecto.</w:t>
      </w:r>
    </w:p>
    <w:p w14:paraId="0A915272" w14:textId="7337C441" w:rsidR="00770E57" w:rsidRPr="003C398C" w:rsidRDefault="00770E57" w:rsidP="00770E57">
      <w:pPr>
        <w:pStyle w:val="Prrafodelista"/>
        <w:rPr>
          <w:rFonts w:ascii="Segoe UI" w:eastAsiaTheme="minorEastAsia" w:hAnsi="Segoe UI" w:cs="Kalinga"/>
          <w:lang w:val="es-CO" w:eastAsia="es-CO"/>
        </w:rPr>
      </w:pPr>
    </w:p>
    <w:p w14:paraId="00B100C3" w14:textId="77777777" w:rsidR="00A2650A" w:rsidRPr="0043370A" w:rsidRDefault="00A2650A" w:rsidP="00A2650A">
      <w:pPr>
        <w:rPr>
          <w:rFonts w:cs="Kalinga"/>
          <w:szCs w:val="24"/>
        </w:rPr>
      </w:pPr>
    </w:p>
    <w:p w14:paraId="2176FB27" w14:textId="77777777" w:rsidR="00A2650A" w:rsidRPr="0043370A" w:rsidRDefault="00A2650A" w:rsidP="00A2650A">
      <w:pPr>
        <w:rPr>
          <w:rFonts w:cs="Kalinga"/>
          <w:szCs w:val="24"/>
        </w:rPr>
      </w:pPr>
    </w:p>
    <w:p w14:paraId="6C8DD77D" w14:textId="77777777" w:rsidR="00A2650A" w:rsidRPr="0043370A" w:rsidRDefault="00A2650A" w:rsidP="00A2650A">
      <w:pPr>
        <w:rPr>
          <w:rFonts w:cs="Kalinga"/>
          <w:szCs w:val="24"/>
        </w:rPr>
      </w:pPr>
    </w:p>
    <w:p w14:paraId="1890D754" w14:textId="77777777" w:rsidR="00A2650A" w:rsidRPr="0043370A" w:rsidRDefault="00A2650A" w:rsidP="00A2650A">
      <w:pPr>
        <w:rPr>
          <w:rFonts w:cs="Kalinga"/>
          <w:szCs w:val="24"/>
        </w:rPr>
      </w:pPr>
    </w:p>
    <w:p w14:paraId="07A16598" w14:textId="77777777" w:rsidR="00A2650A" w:rsidRPr="0043370A" w:rsidRDefault="00A2650A" w:rsidP="00A2650A">
      <w:pPr>
        <w:rPr>
          <w:rFonts w:cs="Kalinga"/>
          <w:szCs w:val="24"/>
        </w:rPr>
      </w:pPr>
    </w:p>
    <w:p w14:paraId="55C334E9" w14:textId="77777777" w:rsidR="00A2650A" w:rsidRPr="0043370A" w:rsidRDefault="00A2650A" w:rsidP="00A2650A">
      <w:pPr>
        <w:rPr>
          <w:rFonts w:cs="Kalinga"/>
          <w:szCs w:val="24"/>
        </w:rPr>
      </w:pPr>
    </w:p>
    <w:p w14:paraId="3CD1AD6E" w14:textId="77777777" w:rsidR="00A2650A" w:rsidRPr="0043370A" w:rsidRDefault="00A2650A" w:rsidP="00A2650A">
      <w:pPr>
        <w:rPr>
          <w:rFonts w:cs="Kalinga"/>
          <w:szCs w:val="24"/>
        </w:rPr>
      </w:pPr>
    </w:p>
    <w:p w14:paraId="52F7262F" w14:textId="77777777" w:rsidR="00A2650A" w:rsidRPr="0043370A" w:rsidRDefault="00A2650A" w:rsidP="00A2650A">
      <w:pPr>
        <w:rPr>
          <w:rFonts w:cs="Kalinga"/>
          <w:sz w:val="22"/>
        </w:rPr>
      </w:pPr>
    </w:p>
    <w:p w14:paraId="6E80AF04" w14:textId="77777777" w:rsidR="00A2650A" w:rsidRPr="0043370A" w:rsidRDefault="00A2650A" w:rsidP="00A2650A">
      <w:pPr>
        <w:rPr>
          <w:rFonts w:cs="Kalinga"/>
          <w:sz w:val="22"/>
        </w:rPr>
      </w:pPr>
    </w:p>
    <w:p w14:paraId="65839A54" w14:textId="77777777" w:rsidR="00A2650A" w:rsidRPr="0043370A" w:rsidRDefault="00A2650A" w:rsidP="00A2650A">
      <w:pPr>
        <w:rPr>
          <w:rFonts w:cs="Kalinga"/>
          <w:sz w:val="22"/>
        </w:rPr>
      </w:pPr>
    </w:p>
    <w:p w14:paraId="04C478E9" w14:textId="77777777" w:rsidR="00A2650A" w:rsidRPr="0043370A" w:rsidRDefault="00A2650A" w:rsidP="00A2650A">
      <w:pPr>
        <w:rPr>
          <w:rFonts w:cs="Kalinga"/>
          <w:sz w:val="22"/>
        </w:rPr>
      </w:pPr>
    </w:p>
    <w:p w14:paraId="005F47CF" w14:textId="77777777" w:rsidR="00A2650A" w:rsidRPr="0043370A" w:rsidRDefault="00A2650A" w:rsidP="00A2650A">
      <w:pPr>
        <w:rPr>
          <w:rFonts w:cs="Kalinga"/>
          <w:sz w:val="22"/>
        </w:rPr>
      </w:pPr>
    </w:p>
    <w:p w14:paraId="62527669" w14:textId="77777777" w:rsidR="00A2650A" w:rsidRDefault="00A2650A" w:rsidP="00A2650A">
      <w:pPr>
        <w:rPr>
          <w:rFonts w:ascii="Kalinga" w:hAnsi="Kalinga" w:cs="Kalinga"/>
          <w:sz w:val="22"/>
        </w:rPr>
      </w:pPr>
    </w:p>
    <w:p w14:paraId="16A46943" w14:textId="77777777" w:rsidR="0043370A" w:rsidRDefault="0043370A">
      <w:pPr>
        <w:spacing w:before="0" w:after="200" w:line="276" w:lineRule="auto"/>
        <w:jc w:val="left"/>
        <w:rPr>
          <w:rFonts w:eastAsiaTheme="majorEastAsia" w:cstheme="majorBidi"/>
          <w:b/>
          <w:bCs/>
          <w:sz w:val="28"/>
          <w:szCs w:val="28"/>
        </w:rPr>
      </w:pPr>
    </w:p>
    <w:p w14:paraId="53B2FC3E" w14:textId="73F3BCA5" w:rsidR="00A67042" w:rsidRDefault="00CA12D9" w:rsidP="005532A7">
      <w:pPr>
        <w:pStyle w:val="Ttulo2"/>
      </w:pPr>
      <w:bookmarkStart w:id="19" w:name="_Toc26965939"/>
      <w:r w:rsidRPr="00CD1DFB">
        <w:lastRenderedPageBreak/>
        <w:t>Objetivos</w:t>
      </w:r>
      <w:bookmarkEnd w:id="19"/>
      <w:r w:rsidRPr="00CD1DFB">
        <w:t xml:space="preserve"> </w:t>
      </w:r>
    </w:p>
    <w:p w14:paraId="6898F642" w14:textId="77777777" w:rsidR="005532A7" w:rsidRPr="005532A7" w:rsidRDefault="005532A7" w:rsidP="005532A7"/>
    <w:p w14:paraId="556D8FEA" w14:textId="41609328" w:rsidR="009459F2" w:rsidRPr="009459F2" w:rsidRDefault="00CA12D9" w:rsidP="009459F2">
      <w:pPr>
        <w:pStyle w:val="Ttulo3"/>
        <w:spacing w:before="120"/>
      </w:pPr>
      <w:bookmarkStart w:id="20" w:name="_Toc26965940"/>
      <w:r w:rsidRPr="00CD1DFB">
        <w:t>Objetivo general</w:t>
      </w:r>
      <w:bookmarkEnd w:id="20"/>
    </w:p>
    <w:p w14:paraId="3903A5E4" w14:textId="30FA2C31" w:rsidR="009459F2" w:rsidRDefault="009459F2" w:rsidP="00BC352D">
      <w:r w:rsidRPr="00B1244B">
        <w:t>Entrenar y evaluar modelos que procesen una canción de salsa y que puedan generar eventos temporales que señalen la posición de la sensación de pulso, donde las locaciones del pulso deben estar alineadas con las sensaciones de los seres humanos.</w:t>
      </w:r>
    </w:p>
    <w:p w14:paraId="087E124B" w14:textId="77777777" w:rsidR="009459F2" w:rsidRPr="009459F2" w:rsidRDefault="009459F2" w:rsidP="009459F2"/>
    <w:p w14:paraId="61F330C0" w14:textId="4F94A0B2" w:rsidR="00226FEF" w:rsidRDefault="00226FEF" w:rsidP="00D81E28">
      <w:pPr>
        <w:pStyle w:val="Ttulo3"/>
        <w:spacing w:before="120"/>
      </w:pPr>
      <w:bookmarkStart w:id="21" w:name="_Toc26965941"/>
      <w:r w:rsidRPr="00CD1DFB">
        <w:t>Objetivos específicos</w:t>
      </w:r>
      <w:bookmarkEnd w:id="21"/>
    </w:p>
    <w:p w14:paraId="49A211E9" w14:textId="202F8253" w:rsidR="00226FEF" w:rsidRPr="00807A45" w:rsidRDefault="00807A45" w:rsidP="00452118">
      <w:pPr>
        <w:pStyle w:val="Prrafodelista"/>
        <w:numPr>
          <w:ilvl w:val="0"/>
          <w:numId w:val="1"/>
        </w:numPr>
        <w:spacing w:before="120" w:after="120" w:line="300" w:lineRule="exact"/>
        <w:ind w:left="284" w:hanging="284"/>
        <w:contextualSpacing w:val="0"/>
        <w:rPr>
          <w:rFonts w:asciiTheme="minorHAnsi" w:hAnsiTheme="minorHAnsi"/>
        </w:rPr>
      </w:pPr>
      <w:r w:rsidRPr="005532A7">
        <w:rPr>
          <w:rFonts w:ascii="Segoe UI" w:hAnsi="Segoe UI" w:cs="Segoe UI"/>
        </w:rPr>
        <w:t>Crear una base de datos de salsa con la posición del pulso anotada por expertos</w:t>
      </w:r>
      <w:r>
        <w:rPr>
          <w:rFonts w:ascii="Segoe UI" w:hAnsi="Segoe UI" w:cs="Segoe UI"/>
        </w:rPr>
        <w:t xml:space="preserve"> </w:t>
      </w:r>
      <w:r w:rsidRPr="00807A45">
        <w:rPr>
          <w:rFonts w:ascii="Segoe UI" w:hAnsi="Segoe UI" w:cs="Segoe UI"/>
        </w:rPr>
        <w:t>(</w:t>
      </w:r>
      <w:r w:rsidR="00621732">
        <w:rPr>
          <w:rFonts w:ascii="Segoe UI" w:hAnsi="Segoe UI" w:cs="Segoe UI"/>
        </w:rPr>
        <w:t xml:space="preserve">también conocida como </w:t>
      </w:r>
      <w:proofErr w:type="spellStart"/>
      <w:r w:rsidRPr="00807A45">
        <w:rPr>
          <w:rFonts w:ascii="Segoe UI" w:hAnsi="Segoe UI" w:cs="Segoe UI"/>
        </w:rPr>
        <w:t>ground</w:t>
      </w:r>
      <w:proofErr w:type="spellEnd"/>
      <w:r w:rsidRPr="00807A45">
        <w:rPr>
          <w:rFonts w:ascii="Segoe UI" w:hAnsi="Segoe UI" w:cs="Segoe UI"/>
        </w:rPr>
        <w:t xml:space="preserve"> </w:t>
      </w:r>
      <w:proofErr w:type="spellStart"/>
      <w:r w:rsidRPr="00807A45">
        <w:rPr>
          <w:rFonts w:ascii="Segoe UI" w:hAnsi="Segoe UI" w:cs="Segoe UI"/>
        </w:rPr>
        <w:t>truth</w:t>
      </w:r>
      <w:proofErr w:type="spellEnd"/>
      <w:r w:rsidRPr="00807A45">
        <w:rPr>
          <w:rFonts w:ascii="Segoe UI" w:hAnsi="Segoe UI" w:cs="Segoe UI"/>
        </w:rPr>
        <w:t>)</w:t>
      </w:r>
      <w:r w:rsidRPr="005532A7">
        <w:rPr>
          <w:rFonts w:ascii="Segoe UI" w:hAnsi="Segoe UI" w:cs="Segoe UI"/>
        </w:rPr>
        <w:t>.</w:t>
      </w:r>
    </w:p>
    <w:p w14:paraId="3C1AEA0A" w14:textId="18826AA1" w:rsidR="00807A45" w:rsidRDefault="00807A45" w:rsidP="00452118">
      <w:pPr>
        <w:pStyle w:val="Prrafodelista"/>
        <w:numPr>
          <w:ilvl w:val="0"/>
          <w:numId w:val="1"/>
        </w:numPr>
        <w:spacing w:before="120" w:after="120" w:line="300" w:lineRule="exact"/>
        <w:ind w:left="284" w:hanging="284"/>
        <w:contextualSpacing w:val="0"/>
        <w:rPr>
          <w:rFonts w:ascii="Segoe UI" w:hAnsi="Segoe UI" w:cs="Segoe UI"/>
        </w:rPr>
      </w:pPr>
      <w:r>
        <w:rPr>
          <w:rFonts w:ascii="Segoe UI" w:hAnsi="Segoe UI" w:cs="Segoe UI"/>
        </w:rPr>
        <w:t>C</w:t>
      </w:r>
      <w:r w:rsidRPr="005532A7">
        <w:rPr>
          <w:rFonts w:ascii="Segoe UI" w:hAnsi="Segoe UI" w:cs="Segoe UI"/>
        </w:rPr>
        <w:t>omparar las tendencias temporales de anotación de pulso entre sujetos provenientes de diferentes contextos musicales: sujetos sin entrenamiento musical formal, sujetos con entrenamiento musical formal, sujetos entrenados en el baile de la Salsa.</w:t>
      </w:r>
    </w:p>
    <w:p w14:paraId="4F39B9EB" w14:textId="22AF59F6" w:rsidR="005532A7" w:rsidRPr="005532A7" w:rsidRDefault="005532A7" w:rsidP="00452118">
      <w:pPr>
        <w:pStyle w:val="Prrafodelista"/>
        <w:numPr>
          <w:ilvl w:val="0"/>
          <w:numId w:val="1"/>
        </w:numPr>
        <w:spacing w:before="120" w:after="120" w:line="300" w:lineRule="exact"/>
        <w:ind w:left="284" w:hanging="284"/>
        <w:contextualSpacing w:val="0"/>
        <w:rPr>
          <w:rFonts w:ascii="Segoe UI" w:hAnsi="Segoe UI" w:cs="Segoe UI"/>
        </w:rPr>
      </w:pPr>
      <w:r w:rsidRPr="005532A7">
        <w:rPr>
          <w:rFonts w:ascii="Segoe UI" w:hAnsi="Segoe UI" w:cs="Segoe UI"/>
        </w:rPr>
        <w:t>Aplicar diversas metodologías analíticas para procesar archivos de audio junto con archivos de anotaciones y entrenar modelos capaces de predecir las posiciones de los pulsos en la música salsa.</w:t>
      </w:r>
    </w:p>
    <w:p w14:paraId="56CD8BB3" w14:textId="77777777" w:rsidR="00226FEF" w:rsidRDefault="00226FEF" w:rsidP="00226FEF"/>
    <w:p w14:paraId="267545CB" w14:textId="77777777" w:rsidR="00226FEF" w:rsidRDefault="00226FEF" w:rsidP="00226FEF"/>
    <w:p w14:paraId="2ECFFE33" w14:textId="77777777" w:rsidR="00EA4467" w:rsidRPr="00C264B2" w:rsidRDefault="00EA4467" w:rsidP="00EA4467">
      <w:pPr>
        <w:rPr>
          <w:lang w:val="es-ES"/>
        </w:rPr>
      </w:pPr>
    </w:p>
    <w:p w14:paraId="2504025A" w14:textId="77777777" w:rsidR="00226FEF" w:rsidRDefault="00226FEF" w:rsidP="00226FEF"/>
    <w:p w14:paraId="25DAED2C" w14:textId="77777777" w:rsidR="00226FEF" w:rsidRDefault="00226FEF" w:rsidP="00226FEF"/>
    <w:p w14:paraId="3091ACB9" w14:textId="77777777" w:rsidR="00226FEF" w:rsidRDefault="00226FEF" w:rsidP="00226FEF"/>
    <w:p w14:paraId="5F9BFBF0" w14:textId="0C71A8EB" w:rsidR="00226FEF" w:rsidRDefault="00226FEF" w:rsidP="00226FEF"/>
    <w:p w14:paraId="7F6A062D" w14:textId="217BDF24" w:rsidR="0070433B" w:rsidRDefault="0070433B" w:rsidP="00226FEF"/>
    <w:p w14:paraId="282C260C" w14:textId="77777777" w:rsidR="0070433B" w:rsidRDefault="0070433B" w:rsidP="00226FEF"/>
    <w:p w14:paraId="7E1D1201" w14:textId="77777777" w:rsidR="00226FEF" w:rsidRDefault="00226FEF" w:rsidP="00226FEF"/>
    <w:p w14:paraId="15068CBE" w14:textId="77777777" w:rsidR="00226FEF" w:rsidRDefault="00226FEF" w:rsidP="00226FEF"/>
    <w:p w14:paraId="60B6DCC3" w14:textId="77777777" w:rsidR="0079771B" w:rsidRPr="00CB0078" w:rsidRDefault="0079771B" w:rsidP="00A67042">
      <w:pPr>
        <w:pStyle w:val="Ttulo2"/>
      </w:pPr>
      <w:bookmarkStart w:id="22" w:name="_Toc26965942"/>
      <w:r w:rsidRPr="00CB0078">
        <w:lastRenderedPageBreak/>
        <w:t>Marco teórico</w:t>
      </w:r>
      <w:bookmarkEnd w:id="22"/>
    </w:p>
    <w:p w14:paraId="6624E65A" w14:textId="77777777" w:rsidR="00426679" w:rsidRDefault="00426679" w:rsidP="00B761BA">
      <w:pPr>
        <w:rPr>
          <w:b/>
        </w:rPr>
      </w:pPr>
    </w:p>
    <w:p w14:paraId="6A7428C5" w14:textId="0340C07B" w:rsidR="0079771B" w:rsidRPr="000A7580" w:rsidRDefault="00A41AEC" w:rsidP="00BC352D">
      <w:pPr>
        <w:pStyle w:val="Ttulo3"/>
        <w:rPr>
          <w:lang w:val="es-ES"/>
        </w:rPr>
      </w:pPr>
      <w:bookmarkStart w:id="23" w:name="_Toc26965943"/>
      <w:r w:rsidRPr="000A7580">
        <w:rPr>
          <w:lang w:val="es-ES"/>
        </w:rPr>
        <w:t>Salsa</w:t>
      </w:r>
      <w:bookmarkEnd w:id="23"/>
      <w:r w:rsidR="006F2336" w:rsidRPr="000A7580">
        <w:rPr>
          <w:lang w:val="es-ES"/>
        </w:rPr>
        <w:t xml:space="preserve"> </w:t>
      </w:r>
    </w:p>
    <w:p w14:paraId="188A013F" w14:textId="05572304" w:rsidR="006F2336" w:rsidRPr="00A87284" w:rsidRDefault="00415779" w:rsidP="00B761BA">
      <w:pPr>
        <w:rPr>
          <w:u w:val="single"/>
          <w:lang w:val="es-ES"/>
        </w:rPr>
      </w:pPr>
      <w:r>
        <w:rPr>
          <w:lang w:val="es-ES"/>
        </w:rPr>
        <w:t xml:space="preserve">El </w:t>
      </w:r>
      <w:r w:rsidR="00EA1AC4">
        <w:rPr>
          <w:lang w:val="es-ES"/>
        </w:rPr>
        <w:t>género</w:t>
      </w:r>
      <w:r>
        <w:rPr>
          <w:lang w:val="es-ES"/>
        </w:rPr>
        <w:t xml:space="preserve"> salsa es un tipo de música bailable que tuvo su origen en Cuba y Puerto Rico</w:t>
      </w:r>
      <w:r w:rsidR="00356590">
        <w:rPr>
          <w:lang w:val="es-ES"/>
        </w:rPr>
        <w:t>.</w:t>
      </w:r>
      <w:r>
        <w:rPr>
          <w:lang w:val="es-ES"/>
        </w:rPr>
        <w:t xml:space="preserve">  </w:t>
      </w:r>
      <w:r w:rsidR="00356590">
        <w:rPr>
          <w:lang w:val="es-ES"/>
        </w:rPr>
        <w:t>C</w:t>
      </w:r>
      <w:r>
        <w:rPr>
          <w:lang w:val="es-ES"/>
        </w:rPr>
        <w:t xml:space="preserve">uando </w:t>
      </w:r>
      <w:r w:rsidR="00356590">
        <w:rPr>
          <w:lang w:val="es-ES"/>
        </w:rPr>
        <w:t xml:space="preserve">sus representantes </w:t>
      </w:r>
      <w:r w:rsidR="00A87284">
        <w:rPr>
          <w:lang w:val="es-ES"/>
        </w:rPr>
        <w:t>e</w:t>
      </w:r>
      <w:r>
        <w:rPr>
          <w:lang w:val="es-ES"/>
        </w:rPr>
        <w:t>migraron a Estados Unidos</w:t>
      </w:r>
      <w:r w:rsidR="00806B73">
        <w:rPr>
          <w:lang w:val="es-ES"/>
        </w:rPr>
        <w:t>,</w:t>
      </w:r>
      <w:r>
        <w:rPr>
          <w:lang w:val="es-ES"/>
        </w:rPr>
        <w:t xml:space="preserve"> hicieron popular esta música entre </w:t>
      </w:r>
      <w:r w:rsidR="00806B73">
        <w:rPr>
          <w:lang w:val="es-ES"/>
        </w:rPr>
        <w:t xml:space="preserve">los años de </w:t>
      </w:r>
      <w:r>
        <w:rPr>
          <w:lang w:val="es-ES"/>
        </w:rPr>
        <w:t xml:space="preserve">1940 y 1950 </w:t>
      </w:r>
      <w:r>
        <w:rPr>
          <w:lang w:val="es-ES"/>
        </w:rPr>
        <w:fldChar w:fldCharType="begin" w:fldLock="1"/>
      </w:r>
      <w:r w:rsidR="0073611C">
        <w:rPr>
          <w:lang w:val="es-ES"/>
        </w:rPr>
        <w:instrText>ADDIN CSL_CITATION {"citationItems":[{"id":"ITEM-1","itemData":{"URL":"http://eds.a.ebscohost.com/eds/detail/detail?vid=3&amp;sid=97c452e9-acbb-40e7-bc75-5a3c2890671d%40sessionmgr4010&amp;bdata=Jmxhbmc9ZXMmc2l0ZT1lZHMtbGl2ZSZzY29wZT1zaXRl#AN=87322775&amp;db=ers","accessed":{"date-parts":[["2019","3","6"]]},"author":[{"dropping-particle":"","family":"Winter","given":"M.","non-dropping-particle":"","parse-names":false,"suffix":""}],"container-title":"Salem Press Encyclopedia.","id":"ITEM-1","issued":{"date-parts":[["2018"]]},"title":"Salsa (music)","type":"webpage"},"uris":["http://www.mendeley.com/documents/?uuid=bdf102b1-a53a-320b-9391-83eba23e0a84"]}],"mendeley":{"formattedCitation":"(Winter, 2018)","plainTextFormattedCitation":"(Winter, 2018)","previouslyFormattedCitation":"(Winter, 2018)"},"properties":{"noteIndex":0},"schema":"https://github.com/citation-style-language/schema/raw/master/csl-citation.json"}</w:instrText>
      </w:r>
      <w:r>
        <w:rPr>
          <w:lang w:val="es-ES"/>
        </w:rPr>
        <w:fldChar w:fldCharType="separate"/>
      </w:r>
      <w:r w:rsidRPr="00415779">
        <w:rPr>
          <w:noProof/>
          <w:lang w:val="es-ES"/>
        </w:rPr>
        <w:t>(Winter, 2018)</w:t>
      </w:r>
      <w:r>
        <w:rPr>
          <w:lang w:val="es-ES"/>
        </w:rPr>
        <w:fldChar w:fldCharType="end"/>
      </w:r>
      <w:r>
        <w:rPr>
          <w:lang w:val="es-ES"/>
        </w:rPr>
        <w:t>. De ahí que la salsa sea el resultado de la combinación entre el son cubano</w:t>
      </w:r>
      <w:r w:rsidR="000C3793">
        <w:rPr>
          <w:lang w:val="es-ES"/>
        </w:rPr>
        <w:t xml:space="preserve">, diversos tipos de música latinoamericana y otros ritmos estadounidenses. </w:t>
      </w:r>
    </w:p>
    <w:p w14:paraId="6B2A051C" w14:textId="0568A6D8" w:rsidR="00F4601E" w:rsidRDefault="0073611C" w:rsidP="00F4601E">
      <w:pPr>
        <w:rPr>
          <w:lang w:val="es-ES"/>
        </w:rPr>
      </w:pPr>
      <w:r w:rsidRPr="0073611C">
        <w:rPr>
          <w:lang w:val="es-ES"/>
        </w:rPr>
        <w:t>“Para la gran</w:t>
      </w:r>
      <w:r>
        <w:rPr>
          <w:lang w:val="es-ES"/>
        </w:rPr>
        <w:t xml:space="preserve"> </w:t>
      </w:r>
      <w:r w:rsidRPr="0073611C">
        <w:rPr>
          <w:lang w:val="es-ES"/>
        </w:rPr>
        <w:t>mayoría de músicos caribeños que ya habían logrado nombre y prestigio en la década de los 50,</w:t>
      </w:r>
      <w:r>
        <w:rPr>
          <w:lang w:val="es-ES"/>
        </w:rPr>
        <w:t xml:space="preserve"> </w:t>
      </w:r>
      <w:r w:rsidRPr="0073611C">
        <w:rPr>
          <w:lang w:val="es-ES"/>
        </w:rPr>
        <w:t>la</w:t>
      </w:r>
      <w:r>
        <w:rPr>
          <w:lang w:val="es-ES"/>
        </w:rPr>
        <w:t xml:space="preserve"> </w:t>
      </w:r>
      <w:r w:rsidRPr="0073611C">
        <w:rPr>
          <w:lang w:val="es-ES"/>
        </w:rPr>
        <w:t>salsa (como género musical) no existe, es tan solo música cubana vieja tocada con ciertos arreglos</w:t>
      </w:r>
      <w:r>
        <w:rPr>
          <w:lang w:val="es-ES"/>
        </w:rPr>
        <w:t xml:space="preserve"> </w:t>
      </w:r>
      <w:r w:rsidRPr="0073611C">
        <w:rPr>
          <w:lang w:val="es-ES"/>
        </w:rPr>
        <w:t>novedosos.”</w:t>
      </w:r>
      <w:r>
        <w:rPr>
          <w:lang w:val="es-ES"/>
        </w:rPr>
        <w:t xml:space="preserve"> </w:t>
      </w:r>
      <w:r>
        <w:rPr>
          <w:lang w:val="es-ES"/>
        </w:rPr>
        <w:fldChar w:fldCharType="begin" w:fldLock="1"/>
      </w:r>
      <w:r w:rsidR="00894D74">
        <w:rPr>
          <w:lang w:val="es-ES"/>
        </w:rPr>
        <w:instrText>ADDIN CSL_CITATION {"citationItems":[{"id":"ITEM-1","itemData":{"abstract":"Una historia unica y apasionante que narra el origen y desarrollo de la salsa como genero, al tiempo que entrelaza los pormenores de los mas virtuosos musicos en su carrera por sobresalir. Esta concentrada en el lenguaje calido y salsero del venezolano Cesar Miguel Rondon, a quien se reconoce como el decano de los cronistas de la salsa. Hace algo mas de veinticinco anos, el autor -entonces un muchacho periodista- se dio a la tarea de perseguir, recopilar y organizar las experiencias de estos musicos y de la industria disquera. Su cronica, aparecida en 1979, se consolido como la columna vertebral de la historia de la salsa.","author":[{"dropping-particle":"","family":"Rondón","given":"Cesar Miguel","non-dropping-particle":"","parse-names":false,"suffix":""}],"id":"ITEM-1","issued":{"date-parts":[["2017"]]},"number-of-pages":"454","publisher":"Ediciones B","title":"El Libro de la Salsa: Cronica de la Musica del Caribe Urbano","type":"book"},"uris":["http://www.mendeley.com/documents/?uuid=c2e575a2-2c7c-3c09-8a85-71e08da8c738"]}],"mendeley":{"formattedCitation":"(Rondón, 2017)","manualFormatting":"(Rondón, 2017: 29)","plainTextFormattedCitation":"(Rondón, 2017)","previouslyFormattedCitation":"(Rondón, 2017)"},"properties":{"noteIndex":0},"schema":"https://github.com/citation-style-language/schema/raw/master/csl-citation.json"}</w:instrText>
      </w:r>
      <w:r>
        <w:rPr>
          <w:lang w:val="es-ES"/>
        </w:rPr>
        <w:fldChar w:fldCharType="separate"/>
      </w:r>
      <w:r w:rsidRPr="0073611C">
        <w:rPr>
          <w:noProof/>
          <w:lang w:val="es-ES"/>
        </w:rPr>
        <w:t>(Rondón, 2017</w:t>
      </w:r>
      <w:r>
        <w:rPr>
          <w:noProof/>
          <w:lang w:val="es-ES"/>
        </w:rPr>
        <w:t>: 29</w:t>
      </w:r>
      <w:r w:rsidRPr="0073611C">
        <w:rPr>
          <w:noProof/>
          <w:lang w:val="es-ES"/>
        </w:rPr>
        <w:t>)</w:t>
      </w:r>
      <w:r>
        <w:rPr>
          <w:lang w:val="es-ES"/>
        </w:rPr>
        <w:fldChar w:fldCharType="end"/>
      </w:r>
      <w:r>
        <w:rPr>
          <w:lang w:val="es-ES"/>
        </w:rPr>
        <w:t xml:space="preserve">. </w:t>
      </w:r>
      <w:r w:rsidR="00F4601E">
        <w:rPr>
          <w:lang w:val="es-ES"/>
        </w:rPr>
        <w:t xml:space="preserve">De modo que la salsa es un </w:t>
      </w:r>
      <w:r w:rsidR="00CB68EF">
        <w:rPr>
          <w:lang w:val="es-ES"/>
        </w:rPr>
        <w:t>género</w:t>
      </w:r>
      <w:r w:rsidR="00F4601E">
        <w:rPr>
          <w:lang w:val="es-ES"/>
        </w:rPr>
        <w:t xml:space="preserve"> complicado de definir</w:t>
      </w:r>
      <w:r w:rsidR="00FA25F6">
        <w:rPr>
          <w:lang w:val="es-ES"/>
        </w:rPr>
        <w:t>,</w:t>
      </w:r>
      <w:r w:rsidR="00F4601E">
        <w:rPr>
          <w:lang w:val="es-ES"/>
        </w:rPr>
        <w:t xml:space="preserve"> debido a que es un movimiento musical que nace a partir de la combinación de varios estilos musicales y culturales que se unieron en un lugar y momento histórico</w:t>
      </w:r>
      <w:r w:rsidR="000B5F54">
        <w:rPr>
          <w:lang w:val="es-ES"/>
        </w:rPr>
        <w:t>s</w:t>
      </w:r>
      <w:r w:rsidR="00F4601E">
        <w:rPr>
          <w:lang w:val="es-ES"/>
        </w:rPr>
        <w:t xml:space="preserve">. </w:t>
      </w:r>
      <w:r w:rsidR="00F4601E" w:rsidRPr="00F4601E">
        <w:rPr>
          <w:lang w:val="es-ES"/>
        </w:rPr>
        <w:t>Para resumir, la Salsa es un género musical multifacético</w:t>
      </w:r>
      <w:r w:rsidR="00CB68EF">
        <w:rPr>
          <w:lang w:val="es-ES"/>
        </w:rPr>
        <w:t>,</w:t>
      </w:r>
      <w:r w:rsidR="00F4601E" w:rsidRPr="00F4601E">
        <w:rPr>
          <w:lang w:val="es-ES"/>
        </w:rPr>
        <w:t xml:space="preserve"> conformado en lo estrictamente musical</w:t>
      </w:r>
      <w:r w:rsidR="00F4601E">
        <w:rPr>
          <w:lang w:val="es-ES"/>
        </w:rPr>
        <w:t xml:space="preserve"> </w:t>
      </w:r>
      <w:r w:rsidR="00F4601E" w:rsidRPr="00F4601E">
        <w:rPr>
          <w:lang w:val="es-ES"/>
        </w:rPr>
        <w:t>por ritmos de origen cubano como el Son, Son Montuno, Guaracha, Mambo, Guajira,</w:t>
      </w:r>
      <w:r w:rsidR="00F4601E">
        <w:rPr>
          <w:lang w:val="es-ES"/>
        </w:rPr>
        <w:t xml:space="preserve"> </w:t>
      </w:r>
      <w:r w:rsidR="00F4601E" w:rsidRPr="00F4601E">
        <w:rPr>
          <w:lang w:val="es-ES"/>
        </w:rPr>
        <w:t>Pachanga, Jazz afrocubano, Bolero, Bolero Son, Rumba y Danzón.</w:t>
      </w:r>
    </w:p>
    <w:p w14:paraId="60D75E3E" w14:textId="77777777" w:rsidR="00F4601E" w:rsidRDefault="00F4601E" w:rsidP="00B761BA">
      <w:pPr>
        <w:rPr>
          <w:lang w:val="es-ES"/>
        </w:rPr>
      </w:pPr>
    </w:p>
    <w:p w14:paraId="4FE34AA6" w14:textId="7E62F4EB" w:rsidR="006F2336" w:rsidRPr="00A7516F" w:rsidRDefault="006F2336" w:rsidP="00BC352D">
      <w:pPr>
        <w:pStyle w:val="Ttulo3"/>
        <w:rPr>
          <w:lang w:val="es-ES"/>
        </w:rPr>
      </w:pPr>
      <w:bookmarkStart w:id="24" w:name="_Toc26965944"/>
      <w:r w:rsidRPr="00A7516F">
        <w:rPr>
          <w:lang w:val="es-ES"/>
        </w:rPr>
        <w:t>Beat, Pulso o Tactus</w:t>
      </w:r>
      <w:bookmarkEnd w:id="24"/>
    </w:p>
    <w:p w14:paraId="3BE650D1" w14:textId="6A766ED9" w:rsidR="00F4601E" w:rsidRDefault="000A7580" w:rsidP="00B761BA">
      <w:pPr>
        <w:rPr>
          <w:lang w:val="es-ES"/>
        </w:rPr>
      </w:pPr>
      <w:r w:rsidRPr="000A7580">
        <w:rPr>
          <w:lang w:val="es-ES"/>
        </w:rPr>
        <w:t xml:space="preserve">El pulso en la </w:t>
      </w:r>
      <w:r>
        <w:rPr>
          <w:lang w:val="es-ES"/>
        </w:rPr>
        <w:t xml:space="preserve">música son los eventos temporales que se generan de manera asincrónica y repetitiva, llegando a </w:t>
      </w:r>
      <w:r w:rsidR="00B36990">
        <w:rPr>
          <w:lang w:val="es-ES"/>
        </w:rPr>
        <w:t>producir</w:t>
      </w:r>
      <w:r>
        <w:rPr>
          <w:lang w:val="es-ES"/>
        </w:rPr>
        <w:t xml:space="preserve"> un patrón que puede</w:t>
      </w:r>
      <w:r w:rsidR="00705619">
        <w:rPr>
          <w:lang w:val="es-ES"/>
        </w:rPr>
        <w:t xml:space="preserve"> </w:t>
      </w:r>
      <w:r>
        <w:rPr>
          <w:lang w:val="es-ES"/>
        </w:rPr>
        <w:t>ser regular y predecible. Por lo tanto, e</w:t>
      </w:r>
      <w:r w:rsidRPr="000A7580">
        <w:rPr>
          <w:lang w:val="es-ES"/>
        </w:rPr>
        <w:t>l beat o pulso e</w:t>
      </w:r>
      <w:r>
        <w:rPr>
          <w:lang w:val="es-ES"/>
        </w:rPr>
        <w:t>s la unidad básica de medición de tiempo en la música.</w:t>
      </w:r>
    </w:p>
    <w:p w14:paraId="5C875F76" w14:textId="7AE709D8" w:rsidR="00705619" w:rsidRPr="000A7580" w:rsidRDefault="00705619" w:rsidP="00B761BA">
      <w:pPr>
        <w:rPr>
          <w:lang w:val="es-ES"/>
        </w:rPr>
      </w:pPr>
      <w:r>
        <w:rPr>
          <w:lang w:val="es-ES"/>
        </w:rPr>
        <w:t>En la mayoría de los casos, para seguir una canción, ya sea para bailar, acompañarla con las palmas o los pies</w:t>
      </w:r>
      <w:r w:rsidR="00E409DF">
        <w:rPr>
          <w:lang w:val="es-ES"/>
        </w:rPr>
        <w:t>,</w:t>
      </w:r>
      <w:r>
        <w:rPr>
          <w:lang w:val="es-ES"/>
        </w:rPr>
        <w:t xml:space="preserve"> los oyentes siguen la marcación del pulso en las canciones. En algunas composiciones, por periodos de tiempo</w:t>
      </w:r>
      <w:r w:rsidR="002535E1">
        <w:rPr>
          <w:lang w:val="es-ES"/>
        </w:rPr>
        <w:t>,</w:t>
      </w:r>
      <w:r>
        <w:rPr>
          <w:lang w:val="es-ES"/>
        </w:rPr>
        <w:t xml:space="preserve"> no se tiene ningún sonido</w:t>
      </w:r>
      <w:r w:rsidR="002535E1">
        <w:rPr>
          <w:lang w:val="es-ES"/>
        </w:rPr>
        <w:t>,</w:t>
      </w:r>
      <w:r>
        <w:rPr>
          <w:lang w:val="es-ES"/>
        </w:rPr>
        <w:t xml:space="preserve"> lo que conlleva a que el oyente infiera d</w:t>
      </w:r>
      <w:r w:rsidR="002535E1">
        <w:rPr>
          <w:lang w:val="es-ES"/>
        </w:rPr>
        <w:t>ó</w:t>
      </w:r>
      <w:r>
        <w:rPr>
          <w:lang w:val="es-ES"/>
        </w:rPr>
        <w:t xml:space="preserve">nde puede estar la ubicación del pulso. Este es un fenómeno </w:t>
      </w:r>
      <w:r w:rsidR="00894D74">
        <w:rPr>
          <w:lang w:val="es-ES"/>
        </w:rPr>
        <w:t>que ocurre por una de las características que tiene el pulso, la repetitividad, de ahí que los oyentes puedan predecir en qu</w:t>
      </w:r>
      <w:r w:rsidR="001159FA">
        <w:rPr>
          <w:lang w:val="es-ES"/>
        </w:rPr>
        <w:t>é</w:t>
      </w:r>
      <w:r w:rsidR="00894D74">
        <w:rPr>
          <w:lang w:val="es-ES"/>
        </w:rPr>
        <w:t xml:space="preserve"> momento va a ocurrir el pulso en la composición sin la presencia de sonidos que marquen el pulso en ese instante </w:t>
      </w:r>
      <w:r w:rsidR="00894D74">
        <w:rPr>
          <w:lang w:val="es-ES"/>
        </w:rPr>
        <w:fldChar w:fldCharType="begin" w:fldLock="1"/>
      </w:r>
      <w:r w:rsidR="00124149">
        <w:rPr>
          <w:lang w:val="es-ES"/>
        </w:rPr>
        <w:instrText>ADDIN CSL_CITATION {"citationItems":[{"id":"ITEM-1","itemData":{"ISBN":"9780262120944","abstract":"A classic in music theory since its publication in 1983, this work models music understanding from the perspective of cognitive science. The point of departure is a search for a grammar of music with the aid of generative linguistics. The theory, which is illustrated with numerous examples from Western classical music, relates the aural surface of a piece to the musical structure unconsciously inferred by the experienced listener. From the viewpoint of traditional music theory, it offers many innovations in notation as well as in the substance of rhythmic and reductional theory. - Back cover. Theoretical Perspective -- Music Theory as Psychology -- The Connection with Linguistics -- The Connection with Artistic Concerns -- The Overall Form of the Theory -- Introduction to Rhythmic Structure -- Grouping Structure -- Metrical Structure -- The Interaction of Grouping and Meter -- The Relation of Structural Accent to Grouping and Meter -- Grouping Structure -- Grouping Well-Formedness Rules -- Perceptual Motivation for the Preference Rule Formalism -- Grouping Preference Rules -- Grouping Overlaps -- The Performer's Influence on Preferred Hearing -- Two More Examples -- Metrical Structure -- Metrical Well-Formedness Rules -- Metrical Preference Rules -- Further Metrical Preference Rules -- Variations on the Metrical Well-Formedness Rules -- Metrical Irregularities at Hypermeasure Levels -- Introduction to Reductions -- The Need for Reductions -- Possible Formal Approaches to Reduction -- The Tree Notation for Reductions -- Preliminary Construction of Reductions -- Time-Span Reduction: The Analytic System -- Time-Span Segmentation -- Time-Span Trees and Metrical Structure -- Time-Span Trees and Structural Accents -- Details of Cadential Reduction -- Background Structures and the Location of the Structural Dominant -- A Complete Time-Span Reduction -- Formalization of Time-Span Reduction -- Time-Span Segmentation -- Time-Span Reduction Well-Formedness Rules -- Preference Rules Within Phrases -- Structural Accents of Groups -- Prolongational Reduction: The Analytic System -- Intuitions About Tension and Relaxation. Preface -- Preface to the 1996 reprint -- Part one : Theoretical perspective. Music theory as psychology -- The connection with linguistics -- The connection with artistic concerns -- The overall form of the theory -- Part two : Introduction to rhythmic structure. Grouping structure -- Metrical structure -- The interaction of grouping and meter -- T…","author":[{"dropping-particle":"","family":"Lerdahl","given":"Fred","non-dropping-particle":"","parse-names":false,"suffix":""},{"dropping-particle":"","family":"Jackendoff","given":"Ray","non-dropping-particle":"","parse-names":false,"suffix":""}],"id":"ITEM-1","issued":{"date-parts":[["1983"]]},"number-of-pages":"368","publisher":"MIT Press","title":"A generative theory of tonal music","type":"book"},"uris":["http://www.mendeley.com/documents/?uuid=b4438c91-3811-3992-9883-ce3d98ddf08d"]}],"mendeley":{"formattedCitation":"(Lerdahl &amp; Jackendoff, 1983)","plainTextFormattedCitation":"(Lerdahl &amp; Jackendoff, 1983)","previouslyFormattedCitation":"(Lerdahl &amp; Jackendoff, 1983)"},"properties":{"noteIndex":0},"schema":"https://github.com/citation-style-language/schema/raw/master/csl-citation.json"}</w:instrText>
      </w:r>
      <w:r w:rsidR="00894D74">
        <w:rPr>
          <w:lang w:val="es-ES"/>
        </w:rPr>
        <w:fldChar w:fldCharType="separate"/>
      </w:r>
      <w:r w:rsidR="00894D74" w:rsidRPr="00894D74">
        <w:rPr>
          <w:noProof/>
          <w:lang w:val="es-ES"/>
        </w:rPr>
        <w:t>(Lerdahl &amp; Jackendoff, 1983)</w:t>
      </w:r>
      <w:r w:rsidR="00894D74">
        <w:rPr>
          <w:lang w:val="es-ES"/>
        </w:rPr>
        <w:fldChar w:fldCharType="end"/>
      </w:r>
      <w:r w:rsidR="00894D74">
        <w:rPr>
          <w:lang w:val="es-ES"/>
        </w:rPr>
        <w:t xml:space="preserve">. </w:t>
      </w:r>
    </w:p>
    <w:p w14:paraId="7F7CB8FE" w14:textId="6ED1DCB6" w:rsidR="00426679" w:rsidRPr="00894D74" w:rsidRDefault="00426679" w:rsidP="00B761BA">
      <w:pPr>
        <w:rPr>
          <w:b/>
          <w:u w:val="single"/>
          <w:lang w:val="es-ES"/>
        </w:rPr>
      </w:pPr>
    </w:p>
    <w:p w14:paraId="62353DFE" w14:textId="77777777" w:rsidR="00CD5D19" w:rsidRDefault="00CD5D19" w:rsidP="00B761BA">
      <w:pPr>
        <w:rPr>
          <w:b/>
          <w:lang w:val="es-ES"/>
        </w:rPr>
      </w:pPr>
    </w:p>
    <w:p w14:paraId="040D1673" w14:textId="667644AB" w:rsidR="00426679" w:rsidRPr="00F156E8" w:rsidRDefault="00426679" w:rsidP="00BC352D">
      <w:pPr>
        <w:pStyle w:val="Ttulo3"/>
      </w:pPr>
      <w:bookmarkStart w:id="25" w:name="_Toc26965945"/>
      <w:r w:rsidRPr="00A7516F">
        <w:rPr>
          <w:lang w:val="es-ES"/>
        </w:rPr>
        <w:lastRenderedPageBreak/>
        <w:t>Beat detection</w:t>
      </w:r>
      <w:bookmarkEnd w:id="25"/>
    </w:p>
    <w:p w14:paraId="18F87286" w14:textId="1EA2D24B" w:rsidR="00E21296" w:rsidRDefault="00CA778B" w:rsidP="00B761BA">
      <w:pPr>
        <w:rPr>
          <w:lang w:val="es-ES"/>
        </w:rPr>
      </w:pPr>
      <w:r w:rsidRPr="00F156E8">
        <w:rPr>
          <w:lang w:val="es-ES"/>
        </w:rPr>
        <w:t>El t</w:t>
      </w:r>
      <w:r w:rsidR="001159FA">
        <w:rPr>
          <w:lang w:val="es-ES"/>
        </w:rPr>
        <w:t>é</w:t>
      </w:r>
      <w:r w:rsidRPr="00F156E8">
        <w:rPr>
          <w:lang w:val="es-ES"/>
        </w:rPr>
        <w:t xml:space="preserve">rmino </w:t>
      </w:r>
      <w:r w:rsidRPr="00F156E8">
        <w:rPr>
          <w:i/>
          <w:lang w:val="es-ES"/>
        </w:rPr>
        <w:t xml:space="preserve">beat </w:t>
      </w:r>
      <w:proofErr w:type="spellStart"/>
      <w:r w:rsidRPr="00F156E8">
        <w:rPr>
          <w:i/>
          <w:lang w:val="es-ES"/>
        </w:rPr>
        <w:t>detection</w:t>
      </w:r>
      <w:proofErr w:type="spellEnd"/>
      <w:r w:rsidRPr="00F156E8">
        <w:rPr>
          <w:i/>
          <w:lang w:val="es-ES"/>
        </w:rPr>
        <w:t xml:space="preserve"> </w:t>
      </w:r>
      <w:r w:rsidRPr="00F156E8">
        <w:rPr>
          <w:lang w:val="es-ES"/>
        </w:rPr>
        <w:t xml:space="preserve">hace referencia </w:t>
      </w:r>
      <w:r w:rsidR="00F156E8" w:rsidRPr="00F156E8">
        <w:rPr>
          <w:lang w:val="es-ES"/>
        </w:rPr>
        <w:t>a</w:t>
      </w:r>
      <w:r w:rsidR="00F156E8">
        <w:rPr>
          <w:lang w:val="es-ES"/>
        </w:rPr>
        <w:t>l procesamiento y análisis de una composición musical y predecir en d</w:t>
      </w:r>
      <w:r w:rsidR="001159FA">
        <w:rPr>
          <w:lang w:val="es-ES"/>
        </w:rPr>
        <w:t>ó</w:t>
      </w:r>
      <w:r w:rsidR="00F156E8">
        <w:rPr>
          <w:lang w:val="es-ES"/>
        </w:rPr>
        <w:t>nde está la ubicación del pulso</w:t>
      </w:r>
      <w:r w:rsidR="008A2546">
        <w:rPr>
          <w:lang w:val="es-ES"/>
        </w:rPr>
        <w:t>,</w:t>
      </w:r>
      <w:r w:rsidR="00F156E8">
        <w:rPr>
          <w:lang w:val="es-ES"/>
        </w:rPr>
        <w:t xml:space="preserve"> tal y como lo haría un ser humano</w:t>
      </w:r>
      <w:r w:rsidR="00EE6A84">
        <w:rPr>
          <w:lang w:val="es-ES"/>
        </w:rPr>
        <w:t xml:space="preserve">. Existe un gran grupo internacional que abarca temas como </w:t>
      </w:r>
      <w:r w:rsidR="00EE6A84" w:rsidRPr="00EE6A84">
        <w:rPr>
          <w:i/>
          <w:lang w:val="es-ES"/>
        </w:rPr>
        <w:t xml:space="preserve">beat </w:t>
      </w:r>
      <w:proofErr w:type="spellStart"/>
      <w:r w:rsidR="00EE6A84" w:rsidRPr="00EE6A84">
        <w:rPr>
          <w:i/>
          <w:lang w:val="es-ES"/>
        </w:rPr>
        <w:t>detection</w:t>
      </w:r>
      <w:proofErr w:type="spellEnd"/>
      <w:r w:rsidR="00EE6A84">
        <w:rPr>
          <w:lang w:val="es-ES"/>
        </w:rPr>
        <w:t xml:space="preserve">, es denominado </w:t>
      </w:r>
      <w:r w:rsidR="00EE6A84" w:rsidRPr="00124149">
        <w:rPr>
          <w:i/>
          <w:lang w:val="es-ES"/>
        </w:rPr>
        <w:t xml:space="preserve">Music </w:t>
      </w:r>
      <w:proofErr w:type="spellStart"/>
      <w:r w:rsidR="00EE6A84" w:rsidRPr="00124149">
        <w:rPr>
          <w:i/>
          <w:lang w:val="es-ES"/>
        </w:rPr>
        <w:t>Information</w:t>
      </w:r>
      <w:proofErr w:type="spellEnd"/>
      <w:r w:rsidR="00EE6A84" w:rsidRPr="00124149">
        <w:rPr>
          <w:i/>
          <w:lang w:val="es-ES"/>
        </w:rPr>
        <w:t xml:space="preserve"> </w:t>
      </w:r>
      <w:proofErr w:type="spellStart"/>
      <w:r w:rsidR="00EE6A84" w:rsidRPr="00124149">
        <w:rPr>
          <w:i/>
          <w:lang w:val="es-ES"/>
        </w:rPr>
        <w:t>Retrieval</w:t>
      </w:r>
      <w:proofErr w:type="spellEnd"/>
      <w:r w:rsidR="006904FB">
        <w:rPr>
          <w:lang w:val="es-ES"/>
        </w:rPr>
        <w:t xml:space="preserve"> (</w:t>
      </w:r>
      <w:r w:rsidR="006904FB" w:rsidRPr="006904FB">
        <w:rPr>
          <w:lang w:val="es-ES"/>
        </w:rPr>
        <w:t>MIR)</w:t>
      </w:r>
      <w:r w:rsidR="00EE6A84">
        <w:rPr>
          <w:lang w:val="es-ES"/>
        </w:rPr>
        <w:t xml:space="preserve">. Anualmente, se realizan congresos como el </w:t>
      </w:r>
      <w:r w:rsidR="00EE6A84" w:rsidRPr="00124149">
        <w:rPr>
          <w:i/>
          <w:lang w:val="es-ES"/>
        </w:rPr>
        <w:t xml:space="preserve">International </w:t>
      </w:r>
      <w:proofErr w:type="spellStart"/>
      <w:r w:rsidR="00EE6A84" w:rsidRPr="00124149">
        <w:rPr>
          <w:i/>
          <w:lang w:val="es-ES"/>
        </w:rPr>
        <w:t>Society</w:t>
      </w:r>
      <w:proofErr w:type="spellEnd"/>
      <w:r w:rsidR="00EE6A84" w:rsidRPr="00124149">
        <w:rPr>
          <w:i/>
          <w:lang w:val="es-ES"/>
        </w:rPr>
        <w:t xml:space="preserve"> </w:t>
      </w:r>
      <w:proofErr w:type="spellStart"/>
      <w:r w:rsidR="00EE6A84" w:rsidRPr="00124149">
        <w:rPr>
          <w:i/>
          <w:lang w:val="es-ES"/>
        </w:rPr>
        <w:t>of</w:t>
      </w:r>
      <w:proofErr w:type="spellEnd"/>
      <w:r w:rsidR="00EE6A84" w:rsidRPr="00124149">
        <w:rPr>
          <w:i/>
          <w:lang w:val="es-ES"/>
        </w:rPr>
        <w:t xml:space="preserve"> Music </w:t>
      </w:r>
      <w:proofErr w:type="spellStart"/>
      <w:r w:rsidR="00EE6A84" w:rsidRPr="00124149">
        <w:rPr>
          <w:i/>
          <w:lang w:val="es-ES"/>
        </w:rPr>
        <w:t>Information</w:t>
      </w:r>
      <w:proofErr w:type="spellEnd"/>
      <w:r w:rsidR="00EE6A84" w:rsidRPr="00124149">
        <w:rPr>
          <w:i/>
          <w:lang w:val="es-ES"/>
        </w:rPr>
        <w:t xml:space="preserve"> </w:t>
      </w:r>
      <w:proofErr w:type="spellStart"/>
      <w:r w:rsidR="00EE6A84" w:rsidRPr="00124149">
        <w:rPr>
          <w:i/>
          <w:lang w:val="es-ES"/>
        </w:rPr>
        <w:t>Retrieval</w:t>
      </w:r>
      <w:proofErr w:type="spellEnd"/>
      <w:r w:rsidR="006904FB">
        <w:rPr>
          <w:lang w:val="es-ES"/>
        </w:rPr>
        <w:t xml:space="preserve"> (</w:t>
      </w:r>
      <w:r w:rsidR="006904FB" w:rsidRPr="006904FB">
        <w:rPr>
          <w:lang w:val="es-ES"/>
        </w:rPr>
        <w:t>ISMIR)</w:t>
      </w:r>
      <w:r w:rsidR="00124149">
        <w:rPr>
          <w:lang w:val="es-ES"/>
        </w:rPr>
        <w:t xml:space="preserve">, el cual es un foro donde se comparte la investigación sobre procesamiento, algoritmos y avances relacionados con la música, en </w:t>
      </w:r>
      <w:r w:rsidR="003711C7">
        <w:rPr>
          <w:lang w:val="es-ES"/>
        </w:rPr>
        <w:t>el</w:t>
      </w:r>
      <w:r w:rsidR="00124149">
        <w:rPr>
          <w:lang w:val="es-ES"/>
        </w:rPr>
        <w:t xml:space="preserve"> </w:t>
      </w:r>
      <w:r w:rsidR="00A272DB">
        <w:rPr>
          <w:lang w:val="es-ES"/>
        </w:rPr>
        <w:t>que</w:t>
      </w:r>
      <w:r w:rsidR="00124149">
        <w:rPr>
          <w:lang w:val="es-ES"/>
        </w:rPr>
        <w:t xml:space="preserve"> también </w:t>
      </w:r>
      <w:r w:rsidR="00A272DB">
        <w:rPr>
          <w:lang w:val="es-ES"/>
        </w:rPr>
        <w:t>abarca</w:t>
      </w:r>
      <w:r w:rsidR="00124149">
        <w:rPr>
          <w:lang w:val="es-ES"/>
        </w:rPr>
        <w:t xml:space="preserve"> el área de </w:t>
      </w:r>
      <w:r w:rsidR="00124149" w:rsidRPr="00124149">
        <w:rPr>
          <w:i/>
          <w:lang w:val="es-ES"/>
        </w:rPr>
        <w:t xml:space="preserve">beat </w:t>
      </w:r>
      <w:proofErr w:type="spellStart"/>
      <w:r w:rsidR="00124149" w:rsidRPr="00124149">
        <w:rPr>
          <w:i/>
          <w:lang w:val="es-ES"/>
        </w:rPr>
        <w:t>detection</w:t>
      </w:r>
      <w:proofErr w:type="spellEnd"/>
      <w:r w:rsidR="00124149">
        <w:rPr>
          <w:i/>
          <w:lang w:val="es-ES"/>
        </w:rPr>
        <w:t xml:space="preserve"> </w:t>
      </w:r>
      <w:r w:rsidR="00124149">
        <w:rPr>
          <w:i/>
          <w:lang w:val="es-ES"/>
        </w:rPr>
        <w:fldChar w:fldCharType="begin" w:fldLock="1"/>
      </w:r>
      <w:r w:rsidR="00E21296">
        <w:rPr>
          <w:i/>
          <w:lang w:val="es-ES"/>
        </w:rPr>
        <w:instrText>ADDIN CSL_CITATION {"citationItems":[{"id":"ITEM-1","itemData":{"URL":"https://www.ismir.net/","accessed":{"date-parts":[["2019","4","9"]]},"author":[{"dropping-particle":"","family":"ISMIR","given":"","non-dropping-particle":"","parse-names":false,"suffix":""}],"id":"ITEM-1","issued":{"date-parts":[["2015"]]},"title":"The International Society of Music Information Retrieval","type":"webpage"},"uris":["http://www.mendeley.com/documents/?uuid=808b9c29-f568-3bf7-90fd-f0b7fd001744"]}],"mendeley":{"formattedCitation":"(ISMIR, 2015)","plainTextFormattedCitation":"(ISMIR, 2015)","previouslyFormattedCitation":"(ISMIR, 2015)"},"properties":{"noteIndex":0},"schema":"https://github.com/citation-style-language/schema/raw/master/csl-citation.json"}</w:instrText>
      </w:r>
      <w:r w:rsidR="00124149">
        <w:rPr>
          <w:i/>
          <w:lang w:val="es-ES"/>
        </w:rPr>
        <w:fldChar w:fldCharType="separate"/>
      </w:r>
      <w:r w:rsidR="00124149" w:rsidRPr="00124149">
        <w:rPr>
          <w:noProof/>
          <w:lang w:val="es-ES"/>
        </w:rPr>
        <w:t>(ISMIR, 2015)</w:t>
      </w:r>
      <w:r w:rsidR="00124149">
        <w:rPr>
          <w:i/>
          <w:lang w:val="es-ES"/>
        </w:rPr>
        <w:fldChar w:fldCharType="end"/>
      </w:r>
      <w:r w:rsidR="00124149">
        <w:rPr>
          <w:i/>
          <w:lang w:val="es-ES"/>
        </w:rPr>
        <w:t xml:space="preserve">. </w:t>
      </w:r>
      <w:r w:rsidR="00447DC7">
        <w:rPr>
          <w:lang w:val="es-ES"/>
        </w:rPr>
        <w:t xml:space="preserve">Además, existe un concurso llamado </w:t>
      </w:r>
      <w:r w:rsidR="00447DC7" w:rsidRPr="00E21296">
        <w:rPr>
          <w:i/>
          <w:lang w:val="es-ES"/>
        </w:rPr>
        <w:t xml:space="preserve">Music </w:t>
      </w:r>
      <w:proofErr w:type="spellStart"/>
      <w:r w:rsidR="00447DC7" w:rsidRPr="00E21296">
        <w:rPr>
          <w:i/>
          <w:lang w:val="es-ES"/>
        </w:rPr>
        <w:t>Information</w:t>
      </w:r>
      <w:proofErr w:type="spellEnd"/>
      <w:r w:rsidR="00447DC7" w:rsidRPr="00E21296">
        <w:rPr>
          <w:i/>
          <w:lang w:val="es-ES"/>
        </w:rPr>
        <w:t xml:space="preserve"> </w:t>
      </w:r>
      <w:proofErr w:type="spellStart"/>
      <w:r w:rsidR="00447DC7" w:rsidRPr="00E21296">
        <w:rPr>
          <w:i/>
          <w:lang w:val="es-ES"/>
        </w:rPr>
        <w:t>Retrieval</w:t>
      </w:r>
      <w:proofErr w:type="spellEnd"/>
      <w:r w:rsidR="00447DC7" w:rsidRPr="00E21296">
        <w:rPr>
          <w:i/>
          <w:lang w:val="es-ES"/>
        </w:rPr>
        <w:t xml:space="preserve"> </w:t>
      </w:r>
      <w:proofErr w:type="spellStart"/>
      <w:r w:rsidR="00447DC7" w:rsidRPr="00E21296">
        <w:rPr>
          <w:i/>
          <w:lang w:val="es-ES"/>
        </w:rPr>
        <w:t>Evaluation</w:t>
      </w:r>
      <w:proofErr w:type="spellEnd"/>
      <w:r w:rsidR="00447DC7" w:rsidRPr="00E21296">
        <w:rPr>
          <w:i/>
          <w:lang w:val="es-ES"/>
        </w:rPr>
        <w:t xml:space="preserve"> </w:t>
      </w:r>
      <w:proofErr w:type="spellStart"/>
      <w:r w:rsidR="00447DC7" w:rsidRPr="00E21296">
        <w:rPr>
          <w:i/>
          <w:lang w:val="es-ES"/>
        </w:rPr>
        <w:t>eXchange</w:t>
      </w:r>
      <w:proofErr w:type="spellEnd"/>
      <w:r w:rsidR="006904FB">
        <w:rPr>
          <w:lang w:val="es-ES"/>
        </w:rPr>
        <w:t xml:space="preserve"> (</w:t>
      </w:r>
      <w:r w:rsidR="006904FB" w:rsidRPr="006904FB">
        <w:rPr>
          <w:lang w:val="es-ES"/>
        </w:rPr>
        <w:t>MIREX)</w:t>
      </w:r>
      <w:r w:rsidR="00447DC7">
        <w:rPr>
          <w:lang w:val="es-ES"/>
        </w:rPr>
        <w:t xml:space="preserve"> </w:t>
      </w:r>
      <w:r w:rsidR="00E21296">
        <w:rPr>
          <w:lang w:val="es-ES"/>
        </w:rPr>
        <w:t xml:space="preserve">que desde el </w:t>
      </w:r>
      <w:r w:rsidR="002B0C81">
        <w:rPr>
          <w:lang w:val="es-ES"/>
        </w:rPr>
        <w:t xml:space="preserve">año </w:t>
      </w:r>
      <w:r w:rsidR="00E21296">
        <w:rPr>
          <w:lang w:val="es-ES"/>
        </w:rPr>
        <w:t xml:space="preserve">2005, busca la evaluación formal de los sistemas y algoritmos propuestos por la comunidad de recuperación de información de música (MIR), todo esto basándose en la evaluación a partir de bases de datos públicas </w:t>
      </w:r>
      <w:r w:rsidR="00E21296">
        <w:rPr>
          <w:lang w:val="es-ES"/>
        </w:rPr>
        <w:fldChar w:fldCharType="begin" w:fldLock="1"/>
      </w:r>
      <w:r w:rsidR="004D318B">
        <w:rPr>
          <w:lang w:val="es-ES"/>
        </w:rPr>
        <w:instrText>ADDIN CSL_CITATION {"citationItems":[{"id":"ITEM-1","itemData":{"DOI":"10.1250/ast.29.247","ISSN":"1347-5177","author":[{"dropping-particle":"","family":"Downie","given":"J. Stephen","non-dropping-particle":"","parse-names":false,"suffix":""}],"container-title":"Acoustical Science and Technology","id":"ITEM-1","issue":"4","issued":{"date-parts":[["2008"]]},"page":"247-255","title":"The music information retrieval evaluation exchange (2005–2007): A window into music information retrieval research","type":"article-journal","volume":"29"},"uris":["http://www.mendeley.com/documents/?uuid=1c62cb59-3046-3785-9436-69b92ff16e3b"]}],"mendeley":{"formattedCitation":"(Downie, 2008)","plainTextFormattedCitation":"(Downie, 2008)","previouslyFormattedCitation":"(Downie, 2008)"},"properties":{"noteIndex":0},"schema":"https://github.com/citation-style-language/schema/raw/master/csl-citation.json"}</w:instrText>
      </w:r>
      <w:r w:rsidR="00E21296">
        <w:rPr>
          <w:lang w:val="es-ES"/>
        </w:rPr>
        <w:fldChar w:fldCharType="separate"/>
      </w:r>
      <w:r w:rsidR="00E21296" w:rsidRPr="00E21296">
        <w:rPr>
          <w:noProof/>
          <w:lang w:val="es-ES"/>
        </w:rPr>
        <w:t>(Downie, 2008)</w:t>
      </w:r>
      <w:r w:rsidR="00E21296">
        <w:rPr>
          <w:lang w:val="es-ES"/>
        </w:rPr>
        <w:fldChar w:fldCharType="end"/>
      </w:r>
      <w:r w:rsidR="00E21296">
        <w:rPr>
          <w:lang w:val="es-ES"/>
        </w:rPr>
        <w:t>.</w:t>
      </w:r>
    </w:p>
    <w:p w14:paraId="6C1195BB" w14:textId="6E5D2386" w:rsidR="00E21296" w:rsidRDefault="00E21296" w:rsidP="00B761BA">
      <w:pPr>
        <w:rPr>
          <w:lang w:val="es-ES"/>
        </w:rPr>
      </w:pPr>
      <w:r>
        <w:rPr>
          <w:lang w:val="es-ES"/>
        </w:rPr>
        <w:t xml:space="preserve">La gran mayoría de las investigaciones en el área de </w:t>
      </w:r>
      <w:r w:rsidRPr="00D463EA">
        <w:rPr>
          <w:i/>
          <w:lang w:val="es-ES"/>
        </w:rPr>
        <w:t xml:space="preserve">beat </w:t>
      </w:r>
      <w:proofErr w:type="spellStart"/>
      <w:r w:rsidRPr="00D463EA">
        <w:rPr>
          <w:i/>
          <w:lang w:val="es-ES"/>
        </w:rPr>
        <w:t>detection</w:t>
      </w:r>
      <w:proofErr w:type="spellEnd"/>
      <w:r>
        <w:rPr>
          <w:lang w:val="es-ES"/>
        </w:rPr>
        <w:t xml:space="preserve"> utilizan para su desarrollo el </w:t>
      </w:r>
      <w:proofErr w:type="spellStart"/>
      <w:r w:rsidR="00D463EA">
        <w:rPr>
          <w:lang w:val="es-ES"/>
        </w:rPr>
        <w:t>B</w:t>
      </w:r>
      <w:r>
        <w:rPr>
          <w:lang w:val="es-ES"/>
        </w:rPr>
        <w:t>allroom</w:t>
      </w:r>
      <w:proofErr w:type="spellEnd"/>
      <w:r>
        <w:rPr>
          <w:lang w:val="es-ES"/>
        </w:rPr>
        <w:t xml:space="preserve"> </w:t>
      </w:r>
      <w:proofErr w:type="spellStart"/>
      <w:r>
        <w:rPr>
          <w:lang w:val="es-ES"/>
        </w:rPr>
        <w:t>dataset</w:t>
      </w:r>
      <w:proofErr w:type="spellEnd"/>
      <w:r w:rsidR="004D318B">
        <w:rPr>
          <w:lang w:val="es-ES"/>
        </w:rPr>
        <w:t xml:space="preserve"> </w:t>
      </w:r>
      <w:r w:rsidR="002B0C81">
        <w:rPr>
          <w:lang w:val="es-ES"/>
        </w:rPr>
        <w:t>que</w:t>
      </w:r>
      <w:r w:rsidR="004D318B">
        <w:rPr>
          <w:lang w:val="es-ES"/>
        </w:rPr>
        <w:t xml:space="preserve"> contiene 698 canciones con una duración aproximada de 30 segundos y una duración total de más o menos 20</w:t>
      </w:r>
      <w:r w:rsidR="002B0C81">
        <w:rPr>
          <w:lang w:val="es-ES"/>
        </w:rPr>
        <w:t>.</w:t>
      </w:r>
      <w:r w:rsidR="004D318B">
        <w:rPr>
          <w:lang w:val="es-ES"/>
        </w:rPr>
        <w:t xml:space="preserve">940 segundos, </w:t>
      </w:r>
      <w:r w:rsidR="007867F2">
        <w:rPr>
          <w:lang w:val="es-ES"/>
        </w:rPr>
        <w:t xml:space="preserve">abarca géneros como </w:t>
      </w:r>
      <w:proofErr w:type="spellStart"/>
      <w:r w:rsidR="007867F2">
        <w:rPr>
          <w:lang w:val="es-ES"/>
        </w:rPr>
        <w:t>Cha</w:t>
      </w:r>
      <w:proofErr w:type="spellEnd"/>
      <w:r w:rsidR="007867F2">
        <w:rPr>
          <w:lang w:val="es-ES"/>
        </w:rPr>
        <w:t xml:space="preserve"> </w:t>
      </w:r>
      <w:proofErr w:type="spellStart"/>
      <w:r w:rsidR="007867F2">
        <w:rPr>
          <w:lang w:val="es-ES"/>
        </w:rPr>
        <w:t>Cha</w:t>
      </w:r>
      <w:proofErr w:type="spellEnd"/>
      <w:r w:rsidR="007867F2">
        <w:rPr>
          <w:lang w:val="es-ES"/>
        </w:rPr>
        <w:t xml:space="preserve">, </w:t>
      </w:r>
      <w:proofErr w:type="spellStart"/>
      <w:r w:rsidR="007867F2">
        <w:rPr>
          <w:lang w:val="es-ES"/>
        </w:rPr>
        <w:t>Jive</w:t>
      </w:r>
      <w:proofErr w:type="spellEnd"/>
      <w:r w:rsidR="007867F2">
        <w:rPr>
          <w:lang w:val="es-ES"/>
        </w:rPr>
        <w:t>, Rumba, entre otros</w:t>
      </w:r>
      <w:r w:rsidR="004D318B">
        <w:rPr>
          <w:lang w:val="es-ES"/>
        </w:rPr>
        <w:t xml:space="preserve"> </w:t>
      </w:r>
      <w:r w:rsidR="004D318B">
        <w:rPr>
          <w:lang w:val="es-ES"/>
        </w:rPr>
        <w:fldChar w:fldCharType="begin" w:fldLock="1"/>
      </w:r>
      <w:r w:rsidR="00260900">
        <w:rPr>
          <w:lang w:val="es-ES"/>
        </w:rPr>
        <w:instrText>ADDIN CSL_CITATION {"citationItems":[{"id":"ITEM-1","itemData":{"URL":"http://mtg.upf.edu/ismir2004/contest/tempoContest/node5.html","accessed":{"date-parts":[["2019","4","10"]]},"id":"ITEM-1","issued":{"date-parts":[["2004"]]},"title":"Ballroom","type":"webpage"},"uris":["http://www.mendeley.com/documents/?uuid=d81da85e-e131-3624-850e-3eba6c65c446"]}],"mendeley":{"formattedCitation":"(“Ballroom,” 2004)","plainTextFormattedCitation":"(“Ballroom,” 2004)","previouslyFormattedCitation":"(“Ballroom,” 2004)"},"properties":{"noteIndex":0},"schema":"https://github.com/citation-style-language/schema/raw/master/csl-citation.json"}</w:instrText>
      </w:r>
      <w:r w:rsidR="004D318B">
        <w:rPr>
          <w:lang w:val="es-ES"/>
        </w:rPr>
        <w:fldChar w:fldCharType="separate"/>
      </w:r>
      <w:r w:rsidR="004D318B" w:rsidRPr="004D318B">
        <w:rPr>
          <w:noProof/>
          <w:lang w:val="es-ES"/>
        </w:rPr>
        <w:t>(“Ballroom,” 2004)</w:t>
      </w:r>
      <w:r w:rsidR="004D318B">
        <w:rPr>
          <w:lang w:val="es-ES"/>
        </w:rPr>
        <w:fldChar w:fldCharType="end"/>
      </w:r>
      <w:r w:rsidR="004D318B">
        <w:rPr>
          <w:lang w:val="es-ES"/>
        </w:rPr>
        <w:t>.</w:t>
      </w:r>
      <w:r w:rsidR="00E13F67">
        <w:rPr>
          <w:lang w:val="es-ES"/>
        </w:rPr>
        <w:t xml:space="preserve"> </w:t>
      </w:r>
      <w:r w:rsidR="001E756D">
        <w:rPr>
          <w:lang w:val="es-ES"/>
        </w:rPr>
        <w:t xml:space="preserve">En el año 2016, se dio la publicación del </w:t>
      </w:r>
      <w:r w:rsidR="001E756D" w:rsidRPr="001E756D">
        <w:rPr>
          <w:i/>
          <w:lang w:val="es-ES"/>
        </w:rPr>
        <w:t xml:space="preserve">Extended </w:t>
      </w:r>
      <w:proofErr w:type="spellStart"/>
      <w:r w:rsidR="001E756D" w:rsidRPr="001E756D">
        <w:rPr>
          <w:i/>
          <w:lang w:val="es-ES"/>
        </w:rPr>
        <w:t>Ballroom</w:t>
      </w:r>
      <w:proofErr w:type="spellEnd"/>
      <w:r w:rsidR="001E756D" w:rsidRPr="001E756D">
        <w:rPr>
          <w:i/>
          <w:lang w:val="es-ES"/>
        </w:rPr>
        <w:t xml:space="preserve"> </w:t>
      </w:r>
      <w:proofErr w:type="spellStart"/>
      <w:r w:rsidR="001E756D" w:rsidRPr="001E756D">
        <w:rPr>
          <w:i/>
          <w:lang w:val="es-ES"/>
        </w:rPr>
        <w:t>dataset</w:t>
      </w:r>
      <w:proofErr w:type="spellEnd"/>
      <w:r w:rsidR="001E756D">
        <w:rPr>
          <w:lang w:val="es-ES"/>
        </w:rPr>
        <w:t xml:space="preserve"> </w:t>
      </w:r>
      <w:r w:rsidR="00397ABD">
        <w:rPr>
          <w:lang w:val="es-ES"/>
        </w:rPr>
        <w:t xml:space="preserve">que </w:t>
      </w:r>
      <w:r w:rsidR="001E756D">
        <w:rPr>
          <w:lang w:val="es-ES"/>
        </w:rPr>
        <w:t>amplia 6 veces la cantidad de canciones</w:t>
      </w:r>
      <w:r w:rsidR="00563BAC">
        <w:rPr>
          <w:lang w:val="es-ES"/>
        </w:rPr>
        <w:t xml:space="preserve"> (es decir 4</w:t>
      </w:r>
      <w:r w:rsidR="00397ABD">
        <w:rPr>
          <w:lang w:val="es-ES"/>
        </w:rPr>
        <w:t>.</w:t>
      </w:r>
      <w:r w:rsidR="00563BAC">
        <w:rPr>
          <w:lang w:val="es-ES"/>
        </w:rPr>
        <w:t>180 canciones)</w:t>
      </w:r>
      <w:r w:rsidR="001E756D">
        <w:rPr>
          <w:lang w:val="es-ES"/>
        </w:rPr>
        <w:t xml:space="preserve"> y agrega 5 nuevos géneros</w:t>
      </w:r>
      <w:r w:rsidR="00563BAC">
        <w:rPr>
          <w:lang w:val="es-ES"/>
        </w:rPr>
        <w:t xml:space="preserve"> (para un total de 13 </w:t>
      </w:r>
      <w:r w:rsidR="00F65BE4">
        <w:rPr>
          <w:lang w:val="es-ES"/>
        </w:rPr>
        <w:t>géneros</w:t>
      </w:r>
      <w:r w:rsidR="00563BAC">
        <w:rPr>
          <w:lang w:val="es-ES"/>
        </w:rPr>
        <w:t>)</w:t>
      </w:r>
      <w:r w:rsidR="001E756D">
        <w:rPr>
          <w:lang w:val="es-ES"/>
        </w:rPr>
        <w:t>, junto con mejoras en la calidad de audio</w:t>
      </w:r>
      <w:r w:rsidR="00260900">
        <w:rPr>
          <w:lang w:val="es-ES"/>
        </w:rPr>
        <w:t xml:space="preserve"> </w:t>
      </w:r>
      <w:r w:rsidR="00260900">
        <w:rPr>
          <w:lang w:val="es-ES"/>
        </w:rPr>
        <w:fldChar w:fldCharType="begin" w:fldLock="1"/>
      </w:r>
      <w:r w:rsidR="00294B12">
        <w:rPr>
          <w:lang w:val="es-ES"/>
        </w:rPr>
        <w:instrText>ADDIN CSL_CITATION {"citationItems":[{"id":"ITEM-1","itemData":{"abstract":"We present here the Extended Ballroom dataset. This dataset is an improved version of the well-known Ballroom dataset. It provides amongst other things, more tracks than the Ball-room dataset and a list of track repetitions (exact dupli-cates, karaoke versions, . . .). Thus it extends the range of possible applications. We describe here how we assembled the Extended Ballroom dataset, how the various annota-tions (tempo, rhythm class, duplicates, ...) were made and how they can be trusted, as well as the possible applica-tions we can make out of the Extended Ballroom dataset.","author":[{"dropping-particle":"","family":"Marchand","given":"Ugo","non-dropping-particle":"","parse-names":false,"suffix":""},{"dropping-particle":"","family":"Peeters","given":"Geoffroy","non-dropping-particle":"","parse-names":false,"suffix":""}],"container-title":"ISMIR 2016 Late-Breaking Session","id":"ITEM-1","issued":{"date-parts":[["2016"]]},"title":"The Extended Ballroom Dataset","type":"paper-conference"},"uris":["http://www.mendeley.com/documents/?uuid=91b7d13a-14b2-38ac-aab2-930189eb9e16"]}],"mendeley":{"formattedCitation":"(Marchand &amp; Peeters, 2016)","plainTextFormattedCitation":"(Marchand &amp; Peeters, 2016)","previouslyFormattedCitation":"(Marchand &amp; Peeters, 2016)"},"properties":{"noteIndex":0},"schema":"https://github.com/citation-style-language/schema/raw/master/csl-citation.json"}</w:instrText>
      </w:r>
      <w:r w:rsidR="00260900">
        <w:rPr>
          <w:lang w:val="es-ES"/>
        </w:rPr>
        <w:fldChar w:fldCharType="separate"/>
      </w:r>
      <w:r w:rsidR="00260900" w:rsidRPr="00260900">
        <w:rPr>
          <w:noProof/>
          <w:lang w:val="es-ES"/>
        </w:rPr>
        <w:t>(Marchand &amp; Peeters, 2016)</w:t>
      </w:r>
      <w:r w:rsidR="00260900">
        <w:rPr>
          <w:lang w:val="es-ES"/>
        </w:rPr>
        <w:fldChar w:fldCharType="end"/>
      </w:r>
      <w:r w:rsidR="001E756D">
        <w:rPr>
          <w:lang w:val="es-ES"/>
        </w:rPr>
        <w:t>.</w:t>
      </w:r>
      <w:r w:rsidR="00260900">
        <w:rPr>
          <w:lang w:val="es-ES"/>
        </w:rPr>
        <w:t xml:space="preserve"> Este </w:t>
      </w:r>
      <w:proofErr w:type="spellStart"/>
      <w:r w:rsidR="00260900" w:rsidRPr="00462F16">
        <w:rPr>
          <w:i/>
          <w:lang w:val="es-ES"/>
        </w:rPr>
        <w:t>dataset</w:t>
      </w:r>
      <w:proofErr w:type="spellEnd"/>
      <w:r w:rsidR="00260900">
        <w:rPr>
          <w:lang w:val="es-ES"/>
        </w:rPr>
        <w:t xml:space="preserve"> incluye el </w:t>
      </w:r>
      <w:r w:rsidR="00A7516F">
        <w:rPr>
          <w:lang w:val="es-ES"/>
        </w:rPr>
        <w:t>género</w:t>
      </w:r>
      <w:r w:rsidR="00260900">
        <w:rPr>
          <w:lang w:val="es-ES"/>
        </w:rPr>
        <w:t xml:space="preserve"> Salsa, pero solamente agrega 47 canciones que equivale </w:t>
      </w:r>
      <w:r w:rsidR="00563BAC">
        <w:rPr>
          <w:lang w:val="es-ES"/>
        </w:rPr>
        <w:t>a menos del 1,</w:t>
      </w:r>
      <w:r w:rsidR="00564AAD">
        <w:rPr>
          <w:lang w:val="es-ES"/>
        </w:rPr>
        <w:t>2</w:t>
      </w:r>
      <w:r w:rsidR="00563BAC">
        <w:rPr>
          <w:lang w:val="es-ES"/>
        </w:rPr>
        <w:t xml:space="preserve">% de la base de datos. </w:t>
      </w:r>
      <w:r w:rsidR="001E27D8">
        <w:rPr>
          <w:lang w:val="es-ES"/>
        </w:rPr>
        <w:t xml:space="preserve">De ahí que los algoritmos desarrollados para la detección del </w:t>
      </w:r>
      <w:r w:rsidR="00A81531">
        <w:rPr>
          <w:lang w:val="es-ES"/>
        </w:rPr>
        <w:t>pulso</w:t>
      </w:r>
      <w:r w:rsidR="001E27D8">
        <w:rPr>
          <w:lang w:val="es-ES"/>
        </w:rPr>
        <w:t xml:space="preserve"> no tengan una gran relación con el g</w:t>
      </w:r>
      <w:r w:rsidR="001159FA">
        <w:rPr>
          <w:lang w:val="es-ES"/>
        </w:rPr>
        <w:t>é</w:t>
      </w:r>
      <w:r w:rsidR="001E27D8">
        <w:rPr>
          <w:lang w:val="es-ES"/>
        </w:rPr>
        <w:t xml:space="preserve">nero salsa, aunque los resultados en la evaluación sean positivos. </w:t>
      </w:r>
      <w:r w:rsidR="00184A3B">
        <w:rPr>
          <w:lang w:val="es-ES"/>
        </w:rPr>
        <w:t xml:space="preserve">Dado que la cantidad de canciones de salsa es insignificante en comparación con la cantidad total de canciones en la base de datos, lo que genera un mal funcionamiento de los algoritmos en el momento de evaluar </w:t>
      </w:r>
      <w:r w:rsidR="00564C81">
        <w:rPr>
          <w:lang w:val="es-ES"/>
        </w:rPr>
        <w:t>el género salsa.</w:t>
      </w:r>
    </w:p>
    <w:p w14:paraId="3CF043B5" w14:textId="536FF82B" w:rsidR="00564C81" w:rsidRPr="00A272DB" w:rsidRDefault="00294B12" w:rsidP="003F7050">
      <w:pPr>
        <w:rPr>
          <w:lang w:val="es-ES"/>
        </w:rPr>
      </w:pPr>
      <w:r>
        <w:rPr>
          <w:lang w:val="es-ES"/>
        </w:rPr>
        <w:t>L</w:t>
      </w:r>
      <w:r w:rsidR="00F130CA">
        <w:rPr>
          <w:lang w:val="es-ES"/>
        </w:rPr>
        <w:t xml:space="preserve">a evaluación de un </w:t>
      </w:r>
      <w:r>
        <w:rPr>
          <w:lang w:val="es-ES"/>
        </w:rPr>
        <w:t>algoritmo</w:t>
      </w:r>
      <w:r w:rsidR="00F130CA">
        <w:rPr>
          <w:lang w:val="es-ES"/>
        </w:rPr>
        <w:t xml:space="preserve"> de detección de </w:t>
      </w:r>
      <w:r w:rsidR="00A81531">
        <w:rPr>
          <w:lang w:val="es-ES"/>
        </w:rPr>
        <w:t>pulso</w:t>
      </w:r>
      <w:r>
        <w:rPr>
          <w:lang w:val="es-ES"/>
        </w:rPr>
        <w:t xml:space="preserve"> se basa en la continuidad de los pulsos detectados correctamente</w:t>
      </w:r>
      <w:r w:rsidR="00F130CA">
        <w:rPr>
          <w:lang w:val="es-ES"/>
        </w:rPr>
        <w:t xml:space="preserve">, las </w:t>
      </w:r>
      <w:r>
        <w:rPr>
          <w:lang w:val="es-ES"/>
        </w:rPr>
        <w:t>métricas</w:t>
      </w:r>
      <w:r w:rsidR="00F130CA">
        <w:rPr>
          <w:lang w:val="es-ES"/>
        </w:rPr>
        <w:t xml:space="preserve"> </w:t>
      </w:r>
      <w:r>
        <w:rPr>
          <w:lang w:val="es-ES"/>
        </w:rPr>
        <w:t>más</w:t>
      </w:r>
      <w:r w:rsidR="00F130CA">
        <w:rPr>
          <w:lang w:val="es-ES"/>
        </w:rPr>
        <w:t xml:space="preserve"> utilizadas son </w:t>
      </w:r>
      <w:proofErr w:type="spellStart"/>
      <w:r w:rsidR="00F130CA" w:rsidRPr="00F130CA">
        <w:rPr>
          <w:lang w:val="es-ES"/>
        </w:rPr>
        <w:t>CMLc</w:t>
      </w:r>
      <w:proofErr w:type="spellEnd"/>
      <w:r w:rsidR="00F130CA" w:rsidRPr="00F130CA">
        <w:rPr>
          <w:lang w:val="es-ES"/>
        </w:rPr>
        <w:t xml:space="preserve">, </w:t>
      </w:r>
      <w:proofErr w:type="spellStart"/>
      <w:r w:rsidR="00F130CA" w:rsidRPr="00F130CA">
        <w:rPr>
          <w:lang w:val="es-ES"/>
        </w:rPr>
        <w:t>CMLt</w:t>
      </w:r>
      <w:proofErr w:type="spellEnd"/>
      <w:r w:rsidR="00F130CA" w:rsidRPr="00F130CA">
        <w:rPr>
          <w:lang w:val="es-ES"/>
        </w:rPr>
        <w:t>,</w:t>
      </w:r>
      <w:r w:rsidR="00F130CA">
        <w:rPr>
          <w:lang w:val="es-ES"/>
        </w:rPr>
        <w:t xml:space="preserve"> </w:t>
      </w:r>
      <w:proofErr w:type="spellStart"/>
      <w:r w:rsidR="00F130CA" w:rsidRPr="00F130CA">
        <w:rPr>
          <w:lang w:val="es-ES"/>
        </w:rPr>
        <w:t>AMLc</w:t>
      </w:r>
      <w:proofErr w:type="spellEnd"/>
      <w:r w:rsidR="00F130CA" w:rsidRPr="00F130CA">
        <w:rPr>
          <w:lang w:val="es-ES"/>
        </w:rPr>
        <w:t xml:space="preserve">, </w:t>
      </w:r>
      <w:proofErr w:type="spellStart"/>
      <w:r w:rsidR="00F130CA" w:rsidRPr="00F130CA">
        <w:rPr>
          <w:lang w:val="es-ES"/>
        </w:rPr>
        <w:t>AMLt</w:t>
      </w:r>
      <w:proofErr w:type="spellEnd"/>
      <w:r>
        <w:rPr>
          <w:lang w:val="es-ES"/>
        </w:rPr>
        <w:t xml:space="preserve"> </w:t>
      </w:r>
      <w:r>
        <w:rPr>
          <w:lang w:val="es-ES"/>
        </w:rPr>
        <w:fldChar w:fldCharType="begin" w:fldLock="1"/>
      </w:r>
      <w:r w:rsidR="004B5BB0">
        <w:rPr>
          <w:lang w:val="es-ES"/>
        </w:rPr>
        <w:instrText>ADDIN CSL_CITATION {"citationItems":[{"id":"ITEM-1","itemData":{"author":[{"dropping-particle":"","family":"Davies","given":"MEP","non-dropping-particle":"","parse-names":false,"suffix":""},{"dropping-particle":"","family":"Degara","given":"Norberto","non-dropping-particle":"","parse-names":false,"suffix":""},{"dropping-particle":"","family":"Plumbley","given":"MD","non-dropping-particle":"","parse-names":false,"suffix":""}],"container-title":"… University, Centre for Digital Music …","id":"ITEM-1","issue":"October","issued":{"date-parts":[["2009"]]},"title":"Evaluation methods for musical audio beat tracking algorithms, Technical Report C4DM-TR-09-06","type":"report"},"uris":["http://www.mendeley.com/documents/?uuid=d01bb212-d1be-3b08-ae28-decac372b892"]}],"mendeley":{"formattedCitation":"(M. Davies, Degara, &amp; Plumbley, 2009)","plainTextFormattedCitation":"(M. Davies, Degara, &amp; Plumbley, 2009)","previouslyFormattedCitation":"(M. Davies, Degara, &amp; Plumbley, 2009)"},"properties":{"noteIndex":0},"schema":"https://github.com/citation-style-language/schema/raw/master/csl-citation.json"}</w:instrText>
      </w:r>
      <w:r>
        <w:rPr>
          <w:lang w:val="es-ES"/>
        </w:rPr>
        <w:fldChar w:fldCharType="separate"/>
      </w:r>
      <w:r w:rsidR="00652A27" w:rsidRPr="00652A27">
        <w:rPr>
          <w:noProof/>
          <w:lang w:val="es-ES"/>
        </w:rPr>
        <w:t>(M. Davies, Degara, &amp; Plumbley, 2009)</w:t>
      </w:r>
      <w:r>
        <w:rPr>
          <w:lang w:val="es-ES"/>
        </w:rPr>
        <w:fldChar w:fldCharType="end"/>
      </w:r>
      <w:r>
        <w:rPr>
          <w:lang w:val="es-ES"/>
        </w:rPr>
        <w:t>.</w:t>
      </w:r>
      <w:r w:rsidR="003F7050">
        <w:rPr>
          <w:lang w:val="es-ES"/>
        </w:rPr>
        <w:t xml:space="preserve"> </w:t>
      </w:r>
      <w:proofErr w:type="spellStart"/>
      <w:r w:rsidR="003F7050" w:rsidRPr="003F7050">
        <w:rPr>
          <w:lang w:val="es-ES"/>
        </w:rPr>
        <w:t>CMLc</w:t>
      </w:r>
      <w:proofErr w:type="spellEnd"/>
      <w:r w:rsidR="003F7050" w:rsidRPr="003F7050">
        <w:rPr>
          <w:lang w:val="es-ES"/>
        </w:rPr>
        <w:t xml:space="preserve"> es la proporción entre la sección más larga correctamente detectada y la</w:t>
      </w:r>
      <w:r w:rsidR="003F7050">
        <w:rPr>
          <w:lang w:val="es-ES"/>
        </w:rPr>
        <w:t xml:space="preserve"> </w:t>
      </w:r>
      <w:r w:rsidR="003F7050" w:rsidRPr="003F7050">
        <w:rPr>
          <w:lang w:val="es-ES"/>
        </w:rPr>
        <w:t xml:space="preserve">longitud del archivo, con </w:t>
      </w:r>
      <w:r w:rsidR="00A81531">
        <w:rPr>
          <w:lang w:val="es-ES"/>
        </w:rPr>
        <w:t>pulso</w:t>
      </w:r>
      <w:r w:rsidR="003F7050" w:rsidRPr="003F7050">
        <w:rPr>
          <w:lang w:val="es-ES"/>
        </w:rPr>
        <w:t xml:space="preserve">s en el nivel métrico correcto. </w:t>
      </w:r>
      <w:proofErr w:type="spellStart"/>
      <w:r w:rsidR="003F7050" w:rsidRPr="003F7050">
        <w:rPr>
          <w:lang w:val="es-ES"/>
        </w:rPr>
        <w:t>CMLt</w:t>
      </w:r>
      <w:proofErr w:type="spellEnd"/>
      <w:r w:rsidR="003F7050" w:rsidRPr="003F7050">
        <w:rPr>
          <w:lang w:val="es-ES"/>
        </w:rPr>
        <w:t xml:space="preserve"> es el número total de pulsos</w:t>
      </w:r>
      <w:r w:rsidR="003F7050">
        <w:rPr>
          <w:lang w:val="es-ES"/>
        </w:rPr>
        <w:t xml:space="preserve"> </w:t>
      </w:r>
      <w:r w:rsidR="003F7050" w:rsidRPr="003F7050">
        <w:rPr>
          <w:lang w:val="es-ES"/>
        </w:rPr>
        <w:t xml:space="preserve">correctos en el nivel métrico correcto (no necesariamente contiguos). </w:t>
      </w:r>
      <w:proofErr w:type="spellStart"/>
      <w:r w:rsidR="003F7050" w:rsidRPr="003F7050">
        <w:rPr>
          <w:lang w:val="es-ES"/>
        </w:rPr>
        <w:t>AMLc</w:t>
      </w:r>
      <w:proofErr w:type="spellEnd"/>
      <w:r w:rsidR="003F7050" w:rsidRPr="003F7050">
        <w:rPr>
          <w:lang w:val="es-ES"/>
        </w:rPr>
        <w:t xml:space="preserve"> es la proporción</w:t>
      </w:r>
      <w:r w:rsidR="003F7050">
        <w:rPr>
          <w:lang w:val="es-ES"/>
        </w:rPr>
        <w:t xml:space="preserve"> </w:t>
      </w:r>
      <w:r w:rsidR="003F7050" w:rsidRPr="003F7050">
        <w:rPr>
          <w:lang w:val="es-ES"/>
        </w:rPr>
        <w:t>entre la sección más larga correctamente detectada y la longitud total del archivo, con pulsos en</w:t>
      </w:r>
      <w:r w:rsidR="003F7050">
        <w:rPr>
          <w:lang w:val="es-ES"/>
        </w:rPr>
        <w:t xml:space="preserve"> </w:t>
      </w:r>
      <w:r w:rsidR="003F7050" w:rsidRPr="003F7050">
        <w:rPr>
          <w:lang w:val="es-ES"/>
        </w:rPr>
        <w:t xml:space="preserve">niveles métricos permitidos (no necesariamente el pulso correcto). </w:t>
      </w:r>
      <w:proofErr w:type="spellStart"/>
      <w:r w:rsidR="003F7050" w:rsidRPr="003F7050">
        <w:rPr>
          <w:lang w:val="es-ES"/>
        </w:rPr>
        <w:t>AMLt</w:t>
      </w:r>
      <w:proofErr w:type="spellEnd"/>
      <w:r w:rsidR="003F7050" w:rsidRPr="003F7050">
        <w:rPr>
          <w:lang w:val="es-ES"/>
        </w:rPr>
        <w:t xml:space="preserve"> es el número total de</w:t>
      </w:r>
      <w:r w:rsidR="003F7050">
        <w:rPr>
          <w:lang w:val="es-ES"/>
        </w:rPr>
        <w:t xml:space="preserve"> </w:t>
      </w:r>
      <w:r w:rsidR="003F7050" w:rsidRPr="003F7050">
        <w:rPr>
          <w:lang w:val="es-ES"/>
        </w:rPr>
        <w:t>pulsos correctamente encontrados en diferentes niveles métricos (no necesariamente el pulso</w:t>
      </w:r>
      <w:r w:rsidR="003F7050">
        <w:rPr>
          <w:lang w:val="es-ES"/>
        </w:rPr>
        <w:t xml:space="preserve"> </w:t>
      </w:r>
      <w:r w:rsidR="003F7050" w:rsidRPr="003F7050">
        <w:rPr>
          <w:lang w:val="es-ES"/>
        </w:rPr>
        <w:t>correcto).</w:t>
      </w:r>
      <w:r w:rsidR="00274556">
        <w:rPr>
          <w:lang w:val="es-ES"/>
        </w:rPr>
        <w:t xml:space="preserve"> Otras métricas de evaluación útiles son el </w:t>
      </w:r>
      <w:r w:rsidR="00274556" w:rsidRPr="00DC1F8A">
        <w:rPr>
          <w:i/>
          <w:lang w:val="es-ES"/>
        </w:rPr>
        <w:t>p-</w:t>
      </w:r>
      <w:r w:rsidR="00274556" w:rsidRPr="00DC1F8A">
        <w:rPr>
          <w:i/>
          <w:lang w:val="es-ES"/>
        </w:rPr>
        <w:lastRenderedPageBreak/>
        <w:t>score</w:t>
      </w:r>
      <w:r w:rsidR="00274556">
        <w:rPr>
          <w:lang w:val="es-ES"/>
        </w:rPr>
        <w:t xml:space="preserve"> y </w:t>
      </w:r>
      <w:r w:rsidR="00274556" w:rsidRPr="00DC1F8A">
        <w:rPr>
          <w:i/>
          <w:lang w:val="es-ES"/>
        </w:rPr>
        <w:t>f-</w:t>
      </w:r>
      <w:proofErr w:type="spellStart"/>
      <w:r w:rsidR="00274556" w:rsidRPr="00DC1F8A">
        <w:rPr>
          <w:i/>
          <w:lang w:val="es-ES"/>
        </w:rPr>
        <w:t>measure</w:t>
      </w:r>
      <w:proofErr w:type="spellEnd"/>
      <w:r w:rsidR="00274556">
        <w:rPr>
          <w:lang w:val="es-ES"/>
        </w:rPr>
        <w:t xml:space="preserve">. Estas serán las </w:t>
      </w:r>
      <w:r w:rsidR="00DC1F8A">
        <w:rPr>
          <w:lang w:val="es-ES"/>
        </w:rPr>
        <w:t>métricas</w:t>
      </w:r>
      <w:r w:rsidR="00274556">
        <w:rPr>
          <w:lang w:val="es-ES"/>
        </w:rPr>
        <w:t xml:space="preserve"> para evaluar la efectividad del algoritmo desarrollado en este proyecto.</w:t>
      </w:r>
    </w:p>
    <w:p w14:paraId="46BC5234" w14:textId="2F95E648" w:rsidR="00426679" w:rsidRPr="00124149" w:rsidRDefault="00124149" w:rsidP="00B761BA">
      <w:pPr>
        <w:rPr>
          <w:lang w:val="es-ES"/>
        </w:rPr>
      </w:pPr>
      <w:r>
        <w:rPr>
          <w:i/>
          <w:lang w:val="es-ES"/>
        </w:rPr>
        <w:t xml:space="preserve"> </w:t>
      </w:r>
    </w:p>
    <w:p w14:paraId="40DCFF53" w14:textId="1EAE2482" w:rsidR="00426679" w:rsidRPr="00316D50" w:rsidRDefault="00426679" w:rsidP="00BC352D">
      <w:pPr>
        <w:pStyle w:val="Ttulo3"/>
        <w:rPr>
          <w:lang w:val="es-ES"/>
        </w:rPr>
      </w:pPr>
      <w:bookmarkStart w:id="26" w:name="_Toc26965946"/>
      <w:r w:rsidRPr="00316D50">
        <w:rPr>
          <w:lang w:val="es-ES"/>
        </w:rPr>
        <w:t>Deep Learning</w:t>
      </w:r>
      <w:bookmarkEnd w:id="26"/>
    </w:p>
    <w:p w14:paraId="19BB3FDC" w14:textId="500A3586" w:rsidR="00E3777E" w:rsidRPr="00E3777E" w:rsidRDefault="00E3777E" w:rsidP="00B761BA">
      <w:pPr>
        <w:rPr>
          <w:b/>
          <w:lang w:val="es-ES"/>
        </w:rPr>
      </w:pPr>
      <w:r w:rsidRPr="00E3777E">
        <w:rPr>
          <w:lang w:val="es-ES"/>
        </w:rPr>
        <w:t>El</w:t>
      </w:r>
      <w:r>
        <w:rPr>
          <w:i/>
          <w:lang w:val="es-ES"/>
        </w:rPr>
        <w:t xml:space="preserve"> </w:t>
      </w:r>
      <w:proofErr w:type="spellStart"/>
      <w:r w:rsidRPr="00104B37">
        <w:rPr>
          <w:i/>
          <w:lang w:val="es-ES"/>
        </w:rPr>
        <w:t>deep</w:t>
      </w:r>
      <w:proofErr w:type="spellEnd"/>
      <w:r w:rsidRPr="00104B37">
        <w:rPr>
          <w:i/>
          <w:lang w:val="es-ES"/>
        </w:rPr>
        <w:t xml:space="preserve"> </w:t>
      </w:r>
      <w:proofErr w:type="spellStart"/>
      <w:r w:rsidRPr="00104B37">
        <w:rPr>
          <w:i/>
          <w:lang w:val="es-ES"/>
        </w:rPr>
        <w:t>learning</w:t>
      </w:r>
      <w:proofErr w:type="spellEnd"/>
      <w:r w:rsidRPr="00104B37">
        <w:rPr>
          <w:lang w:val="es-ES"/>
        </w:rPr>
        <w:t xml:space="preserve"> o aprendiz</w:t>
      </w:r>
      <w:r>
        <w:rPr>
          <w:lang w:val="es-ES"/>
        </w:rPr>
        <w:t>aje profundo (DL) sigue el modelo de la ciencia del cerebro</w:t>
      </w:r>
      <w:r w:rsidR="003855D4">
        <w:rPr>
          <w:lang w:val="es-ES"/>
        </w:rPr>
        <w:t>.</w:t>
      </w:r>
      <w:r>
        <w:rPr>
          <w:lang w:val="es-ES"/>
        </w:rPr>
        <w:t xml:space="preserve"> </w:t>
      </w:r>
      <w:r w:rsidR="003855D4">
        <w:rPr>
          <w:lang w:val="es-ES"/>
        </w:rPr>
        <w:t>Y</w:t>
      </w:r>
      <w:r>
        <w:rPr>
          <w:lang w:val="es-ES"/>
        </w:rPr>
        <w:t xml:space="preserve">a que tiene como base las redes artificiales tradicionales </w:t>
      </w:r>
      <w:r w:rsidR="001B1E38">
        <w:rPr>
          <w:lang w:val="es-ES"/>
        </w:rPr>
        <w:t>que gracias a los avances tecnológicos del momento</w:t>
      </w:r>
      <w:r w:rsidR="0033794C">
        <w:rPr>
          <w:lang w:val="es-ES"/>
        </w:rPr>
        <w:t xml:space="preserve"> pueden procesar inmensas cantidades de datos</w:t>
      </w:r>
      <w:r w:rsidR="00E158C3">
        <w:rPr>
          <w:lang w:val="es-ES"/>
        </w:rPr>
        <w:t>.</w:t>
      </w:r>
      <w:r w:rsidR="001B1E38">
        <w:rPr>
          <w:lang w:val="es-ES"/>
        </w:rPr>
        <w:t xml:space="preserve"> </w:t>
      </w:r>
      <w:r w:rsidR="00E158C3">
        <w:rPr>
          <w:lang w:val="es-ES"/>
        </w:rPr>
        <w:t>Estas redes pueden</w:t>
      </w:r>
      <w:r w:rsidR="001B1E38">
        <w:rPr>
          <w:lang w:val="es-ES"/>
        </w:rPr>
        <w:t xml:space="preserve"> realizar tareas inimaginables en el pasado</w:t>
      </w:r>
      <w:r w:rsidR="0033794C">
        <w:rPr>
          <w:lang w:val="es-ES"/>
        </w:rPr>
        <w:t>,</w:t>
      </w:r>
      <w:r w:rsidR="00E158C3">
        <w:rPr>
          <w:lang w:val="es-ES"/>
        </w:rPr>
        <w:t xml:space="preserve"> como pueden ser</w:t>
      </w:r>
      <w:bookmarkStart w:id="27" w:name="_GoBack"/>
      <w:bookmarkEnd w:id="27"/>
      <w:r w:rsidR="0033794C">
        <w:rPr>
          <w:lang w:val="es-ES"/>
        </w:rPr>
        <w:t xml:space="preserve">, la </w:t>
      </w:r>
      <w:r w:rsidR="00584751">
        <w:rPr>
          <w:lang w:val="es-ES"/>
        </w:rPr>
        <w:t>traducción</w:t>
      </w:r>
      <w:r w:rsidR="0033794C">
        <w:rPr>
          <w:lang w:val="es-ES"/>
        </w:rPr>
        <w:t xml:space="preserve"> automática de texto, vehículos inteligentes, reconocimiento de objetos en imágenes, entre otros.</w:t>
      </w:r>
    </w:p>
    <w:p w14:paraId="0B74FE66" w14:textId="793F053A" w:rsidR="00C075CA" w:rsidRDefault="00E3777E" w:rsidP="00B761BA">
      <w:pPr>
        <w:rPr>
          <w:lang w:val="es-ES"/>
        </w:rPr>
      </w:pPr>
      <w:r>
        <w:rPr>
          <w:lang w:val="es-ES"/>
        </w:rPr>
        <w:t>E</w:t>
      </w:r>
      <w:r w:rsidR="00D237D5">
        <w:rPr>
          <w:lang w:val="es-ES"/>
        </w:rPr>
        <w:t>l</w:t>
      </w:r>
      <w:r>
        <w:rPr>
          <w:lang w:val="es-ES"/>
        </w:rPr>
        <w:t xml:space="preserve"> objetivo del</w:t>
      </w:r>
      <w:r w:rsidR="00104B37" w:rsidRPr="00104B37">
        <w:rPr>
          <w:lang w:val="es-ES"/>
        </w:rPr>
        <w:t xml:space="preserve"> </w:t>
      </w:r>
      <w:r w:rsidR="00104B37">
        <w:rPr>
          <w:lang w:val="es-ES"/>
        </w:rPr>
        <w:t>DL</w:t>
      </w:r>
      <w:r>
        <w:rPr>
          <w:lang w:val="es-ES"/>
        </w:rPr>
        <w:t xml:space="preserve"> </w:t>
      </w:r>
      <w:r w:rsidR="00104B37">
        <w:rPr>
          <w:lang w:val="es-ES"/>
        </w:rPr>
        <w:t>es</w:t>
      </w:r>
      <w:r w:rsidR="00D237D5">
        <w:rPr>
          <w:lang w:val="es-ES"/>
        </w:rPr>
        <w:t xml:space="preserve"> partir</w:t>
      </w:r>
      <w:r w:rsidR="00104B37">
        <w:rPr>
          <w:lang w:val="es-ES"/>
        </w:rPr>
        <w:t xml:space="preserve"> de una base de datos</w:t>
      </w:r>
      <w:r w:rsidR="00D237D5">
        <w:rPr>
          <w:lang w:val="es-ES"/>
        </w:rPr>
        <w:t xml:space="preserve"> para</w:t>
      </w:r>
      <w:r w:rsidR="00104B37">
        <w:rPr>
          <w:lang w:val="es-ES"/>
        </w:rPr>
        <w:t xml:space="preserve"> encontrar posibles patrones y regularidades que sirvan para </w:t>
      </w:r>
      <w:r w:rsidR="00D237D5">
        <w:rPr>
          <w:lang w:val="es-ES"/>
        </w:rPr>
        <w:t>enseñar a</w:t>
      </w:r>
      <w:r w:rsidR="00104B37">
        <w:rPr>
          <w:lang w:val="es-ES"/>
        </w:rPr>
        <w:t xml:space="preserve"> un</w:t>
      </w:r>
      <w:r w:rsidR="00D237D5">
        <w:rPr>
          <w:lang w:val="es-ES"/>
        </w:rPr>
        <w:t xml:space="preserve"> software a</w:t>
      </w:r>
      <w:r w:rsidR="00104B37">
        <w:rPr>
          <w:lang w:val="es-ES"/>
        </w:rPr>
        <w:t xml:space="preserve"> realizar tareas sin que est</w:t>
      </w:r>
      <w:r w:rsidR="001159FA">
        <w:rPr>
          <w:lang w:val="es-ES"/>
        </w:rPr>
        <w:t>é</w:t>
      </w:r>
      <w:r w:rsidR="00104B37">
        <w:rPr>
          <w:lang w:val="es-ES"/>
        </w:rPr>
        <w:t xml:space="preserve"> programado para realizarlas</w:t>
      </w:r>
      <w:r w:rsidR="00D237D5">
        <w:rPr>
          <w:lang w:val="es-ES"/>
        </w:rPr>
        <w:t xml:space="preserve">, por </w:t>
      </w:r>
      <w:r w:rsidR="005D71DC">
        <w:rPr>
          <w:lang w:val="es-ES"/>
        </w:rPr>
        <w:t>ejemplo,</w:t>
      </w:r>
      <w:r w:rsidR="00D237D5">
        <w:rPr>
          <w:lang w:val="es-ES"/>
        </w:rPr>
        <w:t xml:space="preserve"> la identificación de objetos </w:t>
      </w:r>
      <w:r w:rsidR="00982D04">
        <w:rPr>
          <w:lang w:val="es-ES"/>
        </w:rPr>
        <w:t>como el lenguaje, imágenes, audio, entre otros</w:t>
      </w:r>
      <w:r w:rsidR="00104B37">
        <w:rPr>
          <w:lang w:val="es-ES"/>
        </w:rPr>
        <w:t xml:space="preserve">. </w:t>
      </w:r>
      <w:r w:rsidR="005D71DC">
        <w:rPr>
          <w:lang w:val="es-ES"/>
        </w:rPr>
        <w:t>El DL</w:t>
      </w:r>
      <w:r w:rsidR="00104B37">
        <w:rPr>
          <w:lang w:val="es-ES"/>
        </w:rPr>
        <w:t xml:space="preserve"> hace parte del área de aprendizaje automático o</w:t>
      </w:r>
      <w:r w:rsidR="00104B37" w:rsidRPr="00104B37">
        <w:rPr>
          <w:i/>
          <w:lang w:val="es-ES"/>
        </w:rPr>
        <w:t xml:space="preserve"> machine </w:t>
      </w:r>
      <w:proofErr w:type="spellStart"/>
      <w:r w:rsidR="00104B37" w:rsidRPr="00104B37">
        <w:rPr>
          <w:i/>
          <w:lang w:val="es-ES"/>
        </w:rPr>
        <w:t>learning</w:t>
      </w:r>
      <w:proofErr w:type="spellEnd"/>
      <w:r w:rsidR="005D71DC">
        <w:rPr>
          <w:i/>
          <w:lang w:val="es-ES"/>
        </w:rPr>
        <w:t xml:space="preserve">, </w:t>
      </w:r>
      <w:r w:rsidR="005D71DC" w:rsidRPr="005D71DC">
        <w:rPr>
          <w:lang w:val="es-ES"/>
        </w:rPr>
        <w:t>debido a que la maquina aprende a partir de la experiencia y no por la programación</w:t>
      </w:r>
      <w:r w:rsidR="00D237D5">
        <w:rPr>
          <w:i/>
          <w:lang w:val="es-ES"/>
        </w:rPr>
        <w:t xml:space="preserve"> </w:t>
      </w:r>
      <w:r w:rsidR="00D237D5">
        <w:rPr>
          <w:i/>
          <w:lang w:val="es-ES"/>
        </w:rPr>
        <w:fldChar w:fldCharType="begin" w:fldLock="1"/>
      </w:r>
      <w:r w:rsidR="00262956">
        <w:rPr>
          <w:i/>
          <w:lang w:val="es-ES"/>
        </w:rPr>
        <w:instrText>ADDIN CSL_CITATION {"citationItems":[{"id":"ITEM-1","itemData":{"abstract":"Deep learning consists of artificial neurons in multilayered networks that through algorithms can teach software to train itself to recognize objects such as language and images. It is a subset of machine learning—the ability of a machine to \"learn\" with experience instead of programming—and is a part of artificial intelligence. Patterned after brain science, deep learning involves feeding a neural network with large amounts of data to train the machine for classification. The machine is given an object to identify and will process it through several network layers. As the process continues, the machine goes from simple layers to ones that are more complicated until an answer is reached. Algorithms instruct the neurons how to respond to improve the results.","author":[{"dropping-particle":"","family":"Dunn","given":"Tamara","non-dropping-particle":"","parse-names":false,"suffix":""}],"container-title":"Salem Press Encyclopedia of Science, 2019. 2p.","id":"ITEM-1","issued":{"date-parts":[["2019"]]},"title":"Deep learning: Discovery Service para Universidad ICESI","type":"article-journal"},"uris":["http://www.mendeley.com/documents/?uuid=68c387bb-6e0c-392a-8eac-e30122a0baf7"]}],"mendeley":{"formattedCitation":"(Dunn, 2019)","plainTextFormattedCitation":"(Dunn, 2019)","previouslyFormattedCitation":"(Dunn, 2019)"},"properties":{"noteIndex":0},"schema":"https://github.com/citation-style-language/schema/raw/master/csl-citation.json"}</w:instrText>
      </w:r>
      <w:r w:rsidR="00D237D5">
        <w:rPr>
          <w:i/>
          <w:lang w:val="es-ES"/>
        </w:rPr>
        <w:fldChar w:fldCharType="separate"/>
      </w:r>
      <w:r w:rsidR="00D237D5" w:rsidRPr="00D237D5">
        <w:rPr>
          <w:noProof/>
          <w:lang w:val="es-ES"/>
        </w:rPr>
        <w:t>(Dunn, 2019)</w:t>
      </w:r>
      <w:r w:rsidR="00D237D5">
        <w:rPr>
          <w:i/>
          <w:lang w:val="es-ES"/>
        </w:rPr>
        <w:fldChar w:fldCharType="end"/>
      </w:r>
      <w:r w:rsidR="00D237D5">
        <w:rPr>
          <w:i/>
          <w:lang w:val="es-ES"/>
        </w:rPr>
        <w:t>.</w:t>
      </w:r>
      <w:r w:rsidR="003855D4">
        <w:rPr>
          <w:i/>
          <w:lang w:val="es-ES"/>
        </w:rPr>
        <w:t xml:space="preserve"> </w:t>
      </w:r>
      <w:r w:rsidR="003855D4">
        <w:rPr>
          <w:lang w:val="es-ES"/>
        </w:rPr>
        <w:t>Existen muchos modelos de DL,</w:t>
      </w:r>
      <w:r w:rsidR="00C075CA">
        <w:rPr>
          <w:lang w:val="es-ES"/>
        </w:rPr>
        <w:t xml:space="preserve"> para el proyecto se van a necesitar los que estén relacionados con el manejo de estructuras secuenciales, por ejemplo, los modelos convolucionales o los modelos recurrentes ya que estos permiten la extracción de datos a partir de una estructura de datos con una relación temporal.</w:t>
      </w:r>
    </w:p>
    <w:p w14:paraId="2008061B" w14:textId="190C4917" w:rsidR="00BB42BF" w:rsidRDefault="00BB42BF" w:rsidP="00B761BA">
      <w:pPr>
        <w:rPr>
          <w:lang w:val="es-ES"/>
        </w:rPr>
      </w:pPr>
      <w:r>
        <w:rPr>
          <w:lang w:val="es-ES"/>
        </w:rPr>
        <w:t>L</w:t>
      </w:r>
      <w:r w:rsidR="00C075CA">
        <w:rPr>
          <w:lang w:val="es-ES"/>
        </w:rPr>
        <w:t xml:space="preserve">as redes neuronales tradicionales </w:t>
      </w:r>
      <w:r w:rsidR="005246C8">
        <w:rPr>
          <w:lang w:val="es-ES"/>
        </w:rPr>
        <w:t>están compuestas por tres capas: la capa de entrada, capa intermedia y la capa de salida. La capa de entrada</w:t>
      </w:r>
      <w:r w:rsidR="00E72CC0">
        <w:rPr>
          <w:lang w:val="es-ES"/>
        </w:rPr>
        <w:t xml:space="preserve"> contiene las neuronas</w:t>
      </w:r>
      <w:r w:rsidR="005246C8">
        <w:rPr>
          <w:lang w:val="es-ES"/>
        </w:rPr>
        <w:t xml:space="preserve"> </w:t>
      </w:r>
      <w:r w:rsidR="00E72CC0">
        <w:rPr>
          <w:lang w:val="es-ES"/>
        </w:rPr>
        <w:t>por las que</w:t>
      </w:r>
      <w:r w:rsidR="005246C8">
        <w:rPr>
          <w:lang w:val="es-ES"/>
        </w:rPr>
        <w:t xml:space="preserve"> </w:t>
      </w:r>
      <w:r w:rsidR="00E72CC0">
        <w:rPr>
          <w:lang w:val="es-ES"/>
        </w:rPr>
        <w:t>ingresan</w:t>
      </w:r>
      <w:r w:rsidR="005246C8">
        <w:rPr>
          <w:lang w:val="es-ES"/>
        </w:rPr>
        <w:t xml:space="preserve"> los datos que se quieren procesar. La capa </w:t>
      </w:r>
      <w:r w:rsidR="00E72CC0">
        <w:rPr>
          <w:lang w:val="es-ES"/>
        </w:rPr>
        <w:t>intermedia se compone de varios niveles de neuronas, en donde cada vez que se cambia de nivel se aplica una transformación a los valores.</w:t>
      </w:r>
      <w:r w:rsidR="005246C8">
        <w:rPr>
          <w:lang w:val="es-ES"/>
        </w:rPr>
        <w:t xml:space="preserve"> La capa de salida posee las neuronas de salida, estas son las encargadas de recibir la información de la capa anterior y mostrarla, las salidas pueden ser numéricas o categorías</w:t>
      </w:r>
      <w:r w:rsidR="00882513">
        <w:rPr>
          <w:lang w:val="es-ES"/>
        </w:rPr>
        <w:t xml:space="preserve"> </w:t>
      </w:r>
      <w:r w:rsidR="00882513">
        <w:rPr>
          <w:lang w:val="es-ES"/>
        </w:rPr>
        <w:fldChar w:fldCharType="begin" w:fldLock="1"/>
      </w:r>
      <w:r w:rsidR="00F506C6">
        <w:rPr>
          <w:lang w:val="es-ES"/>
        </w:rPr>
        <w:instrText>ADDIN CSL_CITATION {"citationItems":[{"id":"ITEM-1","itemData":{"abstract":"Neural networks form a computing architecture that is very different from that of conventional sequential computers. They can be used to understand better the functioning of biological brains and to build machines that can reproduce many of the amazing abilities of biological brains.","author":[{"dropping-particle":"V.","family":"Urbas","given":"John","non-dropping-particle":"","parse-names":false,"suffix":""}],"container-title":"Salem Press Encyclopedia of Science","id":"ITEM-1","issued":{"date-parts":[["2018"]]},"title":"Neural Networks: Discovery Service para Universidad ICESI","type":"article-magazine"},"uris":["http://www.mendeley.com/documents/?uuid=85e5e00c-df20-3abf-866d-e3f16d432250"]}],"mendeley":{"formattedCitation":"(Urbas, 2018)","plainTextFormattedCitation":"(Urbas, 2018)","previouslyFormattedCitation":"(Urbas, 2018)"},"properties":{"noteIndex":0},"schema":"https://github.com/citation-style-language/schema/raw/master/csl-citation.json"}</w:instrText>
      </w:r>
      <w:r w:rsidR="00882513">
        <w:rPr>
          <w:lang w:val="es-ES"/>
        </w:rPr>
        <w:fldChar w:fldCharType="separate"/>
      </w:r>
      <w:r w:rsidR="00882513" w:rsidRPr="00882513">
        <w:rPr>
          <w:noProof/>
          <w:lang w:val="es-ES"/>
        </w:rPr>
        <w:t>(Urbas, 2018)</w:t>
      </w:r>
      <w:r w:rsidR="00882513">
        <w:rPr>
          <w:lang w:val="es-ES"/>
        </w:rPr>
        <w:fldChar w:fldCharType="end"/>
      </w:r>
      <w:r w:rsidR="00E72CC0">
        <w:rPr>
          <w:lang w:val="es-ES"/>
        </w:rPr>
        <w:t>.</w:t>
      </w:r>
      <w:r w:rsidR="00882513">
        <w:rPr>
          <w:lang w:val="es-ES"/>
        </w:rPr>
        <w:t xml:space="preserve"> Estas redes no permiten agregar mucha complejidad a los datos entre las capas de entrada y salida, por lo tanto, no son aptas para procesar datos complejos como audio o imágenes.</w:t>
      </w:r>
      <w:r>
        <w:rPr>
          <w:lang w:val="es-ES"/>
        </w:rPr>
        <w:t xml:space="preserve"> Existen otros tipos de modelos de DL en donde se puede tener un mejor procesamiento tipos de datos más complejos.</w:t>
      </w:r>
    </w:p>
    <w:p w14:paraId="185E47A3" w14:textId="0216593B" w:rsidR="00817D89" w:rsidRPr="002425CF" w:rsidRDefault="00F130CB" w:rsidP="00B761BA">
      <w:pPr>
        <w:rPr>
          <w:lang w:val="es-ES"/>
        </w:rPr>
      </w:pPr>
      <w:r>
        <w:rPr>
          <w:lang w:val="es-ES"/>
        </w:rPr>
        <w:t>De acuerdo con</w:t>
      </w:r>
      <w:r w:rsidR="00BB42BF">
        <w:rPr>
          <w:lang w:val="es-ES"/>
        </w:rPr>
        <w:t xml:space="preserve"> lo publicado en </w:t>
      </w:r>
      <w:r w:rsidR="00F506C6">
        <w:rPr>
          <w:lang w:val="es-ES"/>
        </w:rPr>
        <w:fldChar w:fldCharType="begin" w:fldLock="1"/>
      </w:r>
      <w:r w:rsidR="001C62EC">
        <w:rPr>
          <w:lang w:val="es-ES"/>
        </w:rPr>
        <w:instrText>ADDIN CSL_CITATION {"citationItems":[{"id":"ITEM-1","itemData":{"URL":"https://developer.nvidia.com/discover/convolutional-neural-network","accessed":{"date-parts":[["2019","4","13"]]},"author":[{"dropping-particle":"","family":"Nvidia","given":"","non-dropping-particle":"","parse-names":false,"suffix":""}],"id":"ITEM-1","issued":{"date-parts":[["2018"]]},"title":"Convolutional Neural Network (CNN) | NVIDIA Developer","type":"webpage"},"uris":["http://www.mendeley.com/documents/?uuid=78d8d4ce-fb6f-382e-8859-174c3aab3b35"]}],"mendeley":{"formattedCitation":"(Nvidia, 2018)","plainTextFormattedCitation":"(Nvidia, 2018)","previouslyFormattedCitation":"(Nvidia, 2018)"},"properties":{"noteIndex":0},"schema":"https://github.com/citation-style-language/schema/raw/master/csl-citation.json"}</w:instrText>
      </w:r>
      <w:r w:rsidR="00F506C6">
        <w:rPr>
          <w:lang w:val="es-ES"/>
        </w:rPr>
        <w:fldChar w:fldCharType="separate"/>
      </w:r>
      <w:r w:rsidR="00F506C6" w:rsidRPr="00F506C6">
        <w:rPr>
          <w:noProof/>
          <w:lang w:val="es-ES"/>
        </w:rPr>
        <w:t>(Nvidia, 2018)</w:t>
      </w:r>
      <w:r w:rsidR="00F506C6">
        <w:rPr>
          <w:lang w:val="es-ES"/>
        </w:rPr>
        <w:fldChar w:fldCharType="end"/>
      </w:r>
      <w:r w:rsidR="00BB42BF">
        <w:rPr>
          <w:lang w:val="es-ES"/>
        </w:rPr>
        <w:t>, l</w:t>
      </w:r>
      <w:r w:rsidR="00817D89">
        <w:rPr>
          <w:lang w:val="es-ES"/>
        </w:rPr>
        <w:t>as redes neuronales convolucionales</w:t>
      </w:r>
      <w:r>
        <w:rPr>
          <w:lang w:val="es-ES"/>
        </w:rPr>
        <w:t xml:space="preserve"> o </w:t>
      </w:r>
      <w:proofErr w:type="spellStart"/>
      <w:r w:rsidR="000B413C">
        <w:rPr>
          <w:i/>
          <w:lang w:val="es-ES"/>
        </w:rPr>
        <w:t>c</w:t>
      </w:r>
      <w:r w:rsidRPr="00F130CB">
        <w:rPr>
          <w:i/>
          <w:lang w:val="es-ES"/>
        </w:rPr>
        <w:t>onvolutional</w:t>
      </w:r>
      <w:proofErr w:type="spellEnd"/>
      <w:r w:rsidRPr="00F130CB">
        <w:rPr>
          <w:i/>
          <w:lang w:val="es-ES"/>
        </w:rPr>
        <w:t xml:space="preserve"> </w:t>
      </w:r>
      <w:r w:rsidR="000B413C">
        <w:rPr>
          <w:i/>
          <w:lang w:val="es-ES"/>
        </w:rPr>
        <w:t>n</w:t>
      </w:r>
      <w:r w:rsidRPr="00F130CB">
        <w:rPr>
          <w:i/>
          <w:lang w:val="es-ES"/>
        </w:rPr>
        <w:t xml:space="preserve">eural </w:t>
      </w:r>
      <w:proofErr w:type="spellStart"/>
      <w:r w:rsidR="000B413C">
        <w:rPr>
          <w:i/>
          <w:lang w:val="es-ES"/>
        </w:rPr>
        <w:t>n</w:t>
      </w:r>
      <w:r w:rsidRPr="00F130CB">
        <w:rPr>
          <w:i/>
          <w:lang w:val="es-ES"/>
        </w:rPr>
        <w:t>etwork</w:t>
      </w:r>
      <w:r w:rsidR="0042463F">
        <w:rPr>
          <w:i/>
          <w:lang w:val="es-ES"/>
        </w:rPr>
        <w:t>s</w:t>
      </w:r>
      <w:proofErr w:type="spellEnd"/>
      <w:r w:rsidRPr="00F130CB">
        <w:rPr>
          <w:lang w:val="es-ES"/>
        </w:rPr>
        <w:t xml:space="preserve"> (</w:t>
      </w:r>
      <w:proofErr w:type="spellStart"/>
      <w:r w:rsidRPr="00F130CB">
        <w:rPr>
          <w:lang w:val="es-ES"/>
        </w:rPr>
        <w:t>CNN</w:t>
      </w:r>
      <w:r w:rsidR="00293A39">
        <w:rPr>
          <w:lang w:val="es-ES"/>
        </w:rPr>
        <w:t>s</w:t>
      </w:r>
      <w:proofErr w:type="spellEnd"/>
      <w:r w:rsidRPr="00F130CB">
        <w:rPr>
          <w:lang w:val="es-ES"/>
        </w:rPr>
        <w:t>)</w:t>
      </w:r>
      <w:r w:rsidR="00BB42BF">
        <w:rPr>
          <w:lang w:val="es-ES"/>
        </w:rPr>
        <w:t xml:space="preserve"> son un tipo de redes neuronales</w:t>
      </w:r>
      <w:r w:rsidR="000B413C">
        <w:rPr>
          <w:lang w:val="es-ES"/>
        </w:rPr>
        <w:t xml:space="preserve"> artificiales</w:t>
      </w:r>
      <w:r w:rsidR="00BB42BF">
        <w:rPr>
          <w:lang w:val="es-ES"/>
        </w:rPr>
        <w:t xml:space="preserve"> en donde se pueden procesar datos complejos</w:t>
      </w:r>
      <w:r w:rsidR="001E4577">
        <w:rPr>
          <w:lang w:val="es-ES"/>
        </w:rPr>
        <w:t xml:space="preserve"> (como imágenes, la voz, audio, entre otros)</w:t>
      </w:r>
      <w:r w:rsidR="00293A39">
        <w:rPr>
          <w:lang w:val="es-ES"/>
        </w:rPr>
        <w:t>,</w:t>
      </w:r>
      <w:r w:rsidR="00BB42BF">
        <w:rPr>
          <w:lang w:val="es-ES"/>
        </w:rPr>
        <w:t xml:space="preserve"> ya que esta</w:t>
      </w:r>
      <w:r w:rsidR="002425CF">
        <w:rPr>
          <w:lang w:val="es-ES"/>
        </w:rPr>
        <w:t>s</w:t>
      </w:r>
      <w:r w:rsidR="00BB42BF">
        <w:rPr>
          <w:lang w:val="es-ES"/>
        </w:rPr>
        <w:t xml:space="preserve"> permite</w:t>
      </w:r>
      <w:r w:rsidR="002425CF">
        <w:rPr>
          <w:lang w:val="es-ES"/>
        </w:rPr>
        <w:t>n</w:t>
      </w:r>
      <w:r w:rsidR="00BB42BF">
        <w:rPr>
          <w:lang w:val="es-ES"/>
        </w:rPr>
        <w:t xml:space="preserve"> representar los datos de entrada en varias dimensiones con relaciones complejas entre ellos. </w:t>
      </w:r>
      <w:r w:rsidR="00293A39">
        <w:rPr>
          <w:lang w:val="es-ES"/>
        </w:rPr>
        <w:t xml:space="preserve">Las </w:t>
      </w:r>
      <w:proofErr w:type="spellStart"/>
      <w:r w:rsidR="00293A39">
        <w:rPr>
          <w:lang w:val="es-ES"/>
        </w:rPr>
        <w:t>CNNs</w:t>
      </w:r>
      <w:proofErr w:type="spellEnd"/>
      <w:ins w:id="28" w:author="William Martin Chavez Gonzalez" w:date="2019-05-03T18:51:00Z">
        <w:r w:rsidR="00DE19A6">
          <w:rPr>
            <w:lang w:val="es-ES"/>
          </w:rPr>
          <w:t>,</w:t>
        </w:r>
      </w:ins>
      <w:r w:rsidR="00293A39">
        <w:rPr>
          <w:lang w:val="es-ES"/>
        </w:rPr>
        <w:t xml:space="preserve"> para transformar los datos</w:t>
      </w:r>
      <w:ins w:id="29" w:author="William Martin Chavez Gonzalez" w:date="2019-05-03T18:51:00Z">
        <w:r w:rsidR="00DE19A6">
          <w:rPr>
            <w:lang w:val="es-ES"/>
          </w:rPr>
          <w:t>,</w:t>
        </w:r>
      </w:ins>
      <w:r w:rsidR="00293A39">
        <w:rPr>
          <w:lang w:val="es-ES"/>
        </w:rPr>
        <w:t xml:space="preserve"> utilizan </w:t>
      </w:r>
      <w:r w:rsidR="00293A39">
        <w:rPr>
          <w:lang w:val="es-ES"/>
        </w:rPr>
        <w:lastRenderedPageBreak/>
        <w:t xml:space="preserve">operaciones de convolución, consisten en la combinación de los datos de entrada (también conocido como mapa de </w:t>
      </w:r>
      <w:r w:rsidR="001159FA">
        <w:rPr>
          <w:lang w:val="es-ES"/>
        </w:rPr>
        <w:t>características</w:t>
      </w:r>
      <w:r w:rsidR="00293A39">
        <w:rPr>
          <w:lang w:val="es-ES"/>
        </w:rPr>
        <w:t xml:space="preserve">) con un </w:t>
      </w:r>
      <w:proofErr w:type="spellStart"/>
      <w:r w:rsidR="00293A39">
        <w:rPr>
          <w:lang w:val="es-ES"/>
        </w:rPr>
        <w:t>kernel</w:t>
      </w:r>
      <w:proofErr w:type="spellEnd"/>
      <w:r w:rsidR="00293A39">
        <w:rPr>
          <w:lang w:val="es-ES"/>
        </w:rPr>
        <w:t xml:space="preserve"> de convolución que actúa como filtro, todo esto para generar un mapa de características transformado. Los filtros en las capas convolucionales se modifican basándose en los parámetros aprendidos</w:t>
      </w:r>
      <w:r w:rsidR="00F67948">
        <w:rPr>
          <w:lang w:val="es-ES"/>
        </w:rPr>
        <w:t xml:space="preserve">, para lograr una buena extracción de información para una tarea dada. </w:t>
      </w:r>
      <w:r w:rsidR="002425CF">
        <w:rPr>
          <w:lang w:val="es-ES"/>
        </w:rPr>
        <w:t xml:space="preserve">Es por esto por lo que las </w:t>
      </w:r>
      <w:proofErr w:type="spellStart"/>
      <w:r w:rsidR="002425CF">
        <w:rPr>
          <w:lang w:val="es-ES"/>
        </w:rPr>
        <w:t>CNNs</w:t>
      </w:r>
      <w:proofErr w:type="spellEnd"/>
      <w:r w:rsidR="002425CF">
        <w:rPr>
          <w:lang w:val="es-ES"/>
        </w:rPr>
        <w:t xml:space="preserve"> pueden emplearse para generar una buena extracción de características de los datos, lo que puede utilizarse para conectarse con modelos de </w:t>
      </w:r>
      <w:r w:rsidR="002425CF" w:rsidRPr="002425CF">
        <w:rPr>
          <w:i/>
          <w:lang w:val="es-ES"/>
        </w:rPr>
        <w:t xml:space="preserve">machine </w:t>
      </w:r>
      <w:proofErr w:type="spellStart"/>
      <w:r w:rsidR="002425CF" w:rsidRPr="002425CF">
        <w:rPr>
          <w:i/>
          <w:lang w:val="es-ES"/>
        </w:rPr>
        <w:t>learning</w:t>
      </w:r>
      <w:proofErr w:type="spellEnd"/>
      <w:r w:rsidR="002425CF">
        <w:rPr>
          <w:i/>
          <w:lang w:val="es-ES"/>
        </w:rPr>
        <w:t xml:space="preserve"> </w:t>
      </w:r>
      <w:r w:rsidR="002425CF">
        <w:rPr>
          <w:lang w:val="es-ES"/>
        </w:rPr>
        <w:t xml:space="preserve">tradicionales y así tener la capacidad de generar una producción a partir de las salidas </w:t>
      </w:r>
      <w:r w:rsidR="00E70280">
        <w:rPr>
          <w:lang w:val="es-ES"/>
        </w:rPr>
        <w:t>que éstas generan</w:t>
      </w:r>
      <w:r w:rsidR="002425CF">
        <w:rPr>
          <w:lang w:val="es-ES"/>
        </w:rPr>
        <w:t>.</w:t>
      </w:r>
      <w:r w:rsidR="005B5D67">
        <w:rPr>
          <w:lang w:val="es-ES"/>
        </w:rPr>
        <w:t xml:space="preserve"> </w:t>
      </w:r>
    </w:p>
    <w:p w14:paraId="5DC07FD6" w14:textId="5DA99E70" w:rsidR="00D237D5" w:rsidRPr="003855D4" w:rsidRDefault="000B413C" w:rsidP="00B761BA">
      <w:pPr>
        <w:rPr>
          <w:lang w:val="es-ES"/>
        </w:rPr>
      </w:pPr>
      <w:r>
        <w:rPr>
          <w:lang w:val="es-ES"/>
        </w:rPr>
        <w:t>Según</w:t>
      </w:r>
      <w:r w:rsidR="001C62EC">
        <w:rPr>
          <w:lang w:val="es-ES"/>
        </w:rPr>
        <w:t xml:space="preserve"> </w:t>
      </w:r>
      <w:r w:rsidR="001C62EC">
        <w:rPr>
          <w:lang w:val="es-ES"/>
        </w:rPr>
        <w:fldChar w:fldCharType="begin" w:fldLock="1"/>
      </w:r>
      <w:r w:rsidR="00652A27">
        <w:rPr>
          <w:lang w:val="es-ES"/>
        </w:rPr>
        <w:instrText>ADDIN CSL_CITATION {"citationItems":[{"id":"ITEM-1","itemData":{"URL":"https://developer.nvidia.com/discover/convolutional-neural-network","accessed":{"date-parts":[["2019","4","13"]]},"author":[{"dropping-particle":"","family":"Nvidia","given":"","non-dropping-particle":"","parse-names":false,"suffix":""}],"id":"ITEM-1","issued":{"date-parts":[["2018"]]},"title":"Convolutional Neural Network (CNN) | NVIDIA Developer","type":"webpage"},"uris":["http://www.mendeley.com/documents/?uuid=78d8d4ce-fb6f-382e-8859-174c3aab3b35"]}],"mendeley":{"formattedCitation":"(Nvidia, 2018)","plainTextFormattedCitation":"(Nvidia, 2018)","previouslyFormattedCitation":"(Nvidia, 2018)"},"properties":{"noteIndex":0},"schema":"https://github.com/citation-style-language/schema/raw/master/csl-citation.json"}</w:instrText>
      </w:r>
      <w:r w:rsidR="001C62EC">
        <w:rPr>
          <w:lang w:val="es-ES"/>
        </w:rPr>
        <w:fldChar w:fldCharType="separate"/>
      </w:r>
      <w:r w:rsidR="001C62EC" w:rsidRPr="001C62EC">
        <w:rPr>
          <w:noProof/>
          <w:lang w:val="es-ES"/>
        </w:rPr>
        <w:t>(Nvidia, 2018)</w:t>
      </w:r>
      <w:r w:rsidR="001C62EC">
        <w:rPr>
          <w:lang w:val="es-ES"/>
        </w:rPr>
        <w:fldChar w:fldCharType="end"/>
      </w:r>
      <w:r>
        <w:rPr>
          <w:lang w:val="es-ES"/>
        </w:rPr>
        <w:t>, l</w:t>
      </w:r>
      <w:r w:rsidR="00817D89">
        <w:rPr>
          <w:lang w:val="es-ES"/>
        </w:rPr>
        <w:t>as redes neuronales recurrentes</w:t>
      </w:r>
      <w:r w:rsidR="00882513">
        <w:rPr>
          <w:lang w:val="es-ES"/>
        </w:rPr>
        <w:t xml:space="preserve"> </w:t>
      </w:r>
      <w:r>
        <w:rPr>
          <w:lang w:val="es-ES"/>
        </w:rPr>
        <w:t xml:space="preserve">o </w:t>
      </w:r>
      <w:proofErr w:type="spellStart"/>
      <w:r w:rsidRPr="000B413C">
        <w:rPr>
          <w:i/>
          <w:lang w:val="es-ES"/>
        </w:rPr>
        <w:t>recurrent</w:t>
      </w:r>
      <w:proofErr w:type="spellEnd"/>
      <w:r w:rsidRPr="000B413C">
        <w:rPr>
          <w:i/>
          <w:lang w:val="es-ES"/>
        </w:rPr>
        <w:t xml:space="preserve"> neural </w:t>
      </w:r>
      <w:proofErr w:type="spellStart"/>
      <w:r w:rsidRPr="000B413C">
        <w:rPr>
          <w:i/>
          <w:lang w:val="es-ES"/>
        </w:rPr>
        <w:t>networks</w:t>
      </w:r>
      <w:proofErr w:type="spellEnd"/>
      <w:r w:rsidRPr="000B413C">
        <w:rPr>
          <w:lang w:val="es-ES"/>
        </w:rPr>
        <w:t xml:space="preserve"> (</w:t>
      </w:r>
      <w:proofErr w:type="spellStart"/>
      <w:r w:rsidRPr="000B413C">
        <w:rPr>
          <w:lang w:val="es-ES"/>
        </w:rPr>
        <w:t>RNN</w:t>
      </w:r>
      <w:r>
        <w:rPr>
          <w:lang w:val="es-ES"/>
        </w:rPr>
        <w:t>s</w:t>
      </w:r>
      <w:proofErr w:type="spellEnd"/>
      <w:r w:rsidRPr="000B413C">
        <w:rPr>
          <w:lang w:val="es-ES"/>
        </w:rPr>
        <w:t>)</w:t>
      </w:r>
      <w:r w:rsidR="00EA726B">
        <w:rPr>
          <w:lang w:val="es-ES"/>
        </w:rPr>
        <w:t xml:space="preserve"> </w:t>
      </w:r>
      <w:r w:rsidR="00B40A83">
        <w:rPr>
          <w:lang w:val="es-ES"/>
        </w:rPr>
        <w:t xml:space="preserve">son también un tipo de redes neuronales artificiales que tienen memoria y ciclos de retroalimentación que permiten tener un mejor reconocimiento de patrones en los datos. </w:t>
      </w:r>
      <w:r w:rsidR="00181780">
        <w:rPr>
          <w:lang w:val="es-ES"/>
        </w:rPr>
        <w:t xml:space="preserve">Las </w:t>
      </w:r>
      <w:proofErr w:type="spellStart"/>
      <w:r w:rsidR="00181780">
        <w:rPr>
          <w:lang w:val="es-ES"/>
        </w:rPr>
        <w:t>RNNs</w:t>
      </w:r>
      <w:proofErr w:type="spellEnd"/>
      <w:r w:rsidR="00181780">
        <w:rPr>
          <w:lang w:val="es-ES"/>
        </w:rPr>
        <w:t xml:space="preserve"> </w:t>
      </w:r>
      <w:r w:rsidR="0030420F">
        <w:rPr>
          <w:lang w:val="es-ES"/>
        </w:rPr>
        <w:t xml:space="preserve">son buenas para procesar datos con relaciones secuenciales, debido a esto tienen un uso común para tratar series de tiempo. </w:t>
      </w:r>
      <w:r w:rsidR="007A13B5">
        <w:rPr>
          <w:lang w:val="es-ES"/>
        </w:rPr>
        <w:t xml:space="preserve">En las </w:t>
      </w:r>
      <w:proofErr w:type="spellStart"/>
      <w:r w:rsidR="007A13B5">
        <w:rPr>
          <w:lang w:val="es-ES"/>
        </w:rPr>
        <w:t>RNNs</w:t>
      </w:r>
      <w:proofErr w:type="spellEnd"/>
      <w:r w:rsidR="007A13B5">
        <w:rPr>
          <w:lang w:val="es-ES"/>
        </w:rPr>
        <w:t xml:space="preserve"> se agregan conexiones </w:t>
      </w:r>
      <w:r w:rsidR="00401C41">
        <w:rPr>
          <w:lang w:val="es-ES"/>
        </w:rPr>
        <w:t>recurrentes</w:t>
      </w:r>
      <w:r w:rsidR="00854B83">
        <w:rPr>
          <w:lang w:val="es-ES"/>
        </w:rPr>
        <w:t xml:space="preserve">, estas </w:t>
      </w:r>
      <w:r w:rsidR="006805EB">
        <w:rPr>
          <w:lang w:val="es-ES"/>
        </w:rPr>
        <w:t>consisten en</w:t>
      </w:r>
      <w:r w:rsidR="00854B83">
        <w:rPr>
          <w:lang w:val="es-ES"/>
        </w:rPr>
        <w:t xml:space="preserve"> conexiones que alimentan las capas ocultas de la red neuronal de nuevo en </w:t>
      </w:r>
      <w:r w:rsidR="005C2740">
        <w:rPr>
          <w:lang w:val="es-ES"/>
        </w:rPr>
        <w:t>sí</w:t>
      </w:r>
      <w:r w:rsidR="00854B83">
        <w:rPr>
          <w:lang w:val="es-ES"/>
        </w:rPr>
        <w:t xml:space="preserve"> mismas.</w:t>
      </w:r>
      <w:r w:rsidR="005C2740">
        <w:rPr>
          <w:lang w:val="es-ES"/>
        </w:rPr>
        <w:t xml:space="preserve"> Una RNN puede visualizarse como la múltiple instanciación de redes neuronales en donde la salida de cada red se encuentra conectada a la entrada de la siguiente red. Todo esto permite a las </w:t>
      </w:r>
      <w:proofErr w:type="spellStart"/>
      <w:r w:rsidR="005C2740">
        <w:rPr>
          <w:lang w:val="es-ES"/>
        </w:rPr>
        <w:t>RNNs</w:t>
      </w:r>
      <w:proofErr w:type="spellEnd"/>
      <w:r w:rsidR="005C2740">
        <w:rPr>
          <w:lang w:val="es-ES"/>
        </w:rPr>
        <w:t xml:space="preserve"> la capacidad de realizar tareas como reconocimiento del habla, procesamiento del lenguaje natural, clasificación de imágenes, entre otras.</w:t>
      </w:r>
    </w:p>
    <w:p w14:paraId="5DC93943" w14:textId="3DFDFA71" w:rsidR="006F2336" w:rsidRDefault="006F2336" w:rsidP="00B761BA">
      <w:pPr>
        <w:rPr>
          <w:lang w:val="es-ES"/>
        </w:rPr>
      </w:pPr>
    </w:p>
    <w:p w14:paraId="7658BF81" w14:textId="45D110A8" w:rsidR="00847792" w:rsidRDefault="00847792" w:rsidP="00B761BA">
      <w:pPr>
        <w:rPr>
          <w:lang w:val="es-ES"/>
        </w:rPr>
      </w:pPr>
    </w:p>
    <w:p w14:paraId="0078E5A3" w14:textId="390E4135" w:rsidR="006C314E" w:rsidRDefault="006C314E" w:rsidP="00B761BA">
      <w:pPr>
        <w:rPr>
          <w:lang w:val="es-ES"/>
        </w:rPr>
      </w:pPr>
    </w:p>
    <w:p w14:paraId="72E8616C" w14:textId="57EE695D" w:rsidR="006C314E" w:rsidRDefault="006C314E" w:rsidP="00B761BA">
      <w:pPr>
        <w:rPr>
          <w:lang w:val="es-ES"/>
        </w:rPr>
      </w:pPr>
    </w:p>
    <w:p w14:paraId="704CFBCF" w14:textId="54652B09" w:rsidR="006C314E" w:rsidRDefault="006C314E" w:rsidP="00B761BA">
      <w:pPr>
        <w:rPr>
          <w:lang w:val="es-ES"/>
        </w:rPr>
      </w:pPr>
    </w:p>
    <w:p w14:paraId="4830D568" w14:textId="1477C828" w:rsidR="006C314E" w:rsidRDefault="006C314E" w:rsidP="00B761BA">
      <w:pPr>
        <w:rPr>
          <w:lang w:val="es-ES"/>
        </w:rPr>
      </w:pPr>
    </w:p>
    <w:p w14:paraId="5246640C" w14:textId="7178FF11" w:rsidR="006C314E" w:rsidRDefault="006C314E" w:rsidP="00B761BA">
      <w:pPr>
        <w:rPr>
          <w:lang w:val="es-ES"/>
        </w:rPr>
      </w:pPr>
    </w:p>
    <w:p w14:paraId="49DE1FCB" w14:textId="697688E2" w:rsidR="006C314E" w:rsidRDefault="006C314E" w:rsidP="00B761BA">
      <w:pPr>
        <w:rPr>
          <w:lang w:val="es-ES"/>
        </w:rPr>
      </w:pPr>
    </w:p>
    <w:p w14:paraId="036E33A7" w14:textId="77777777" w:rsidR="006C314E" w:rsidRPr="00104B37" w:rsidRDefault="006C314E" w:rsidP="00B761BA">
      <w:pPr>
        <w:rPr>
          <w:lang w:val="es-ES"/>
        </w:rPr>
      </w:pPr>
    </w:p>
    <w:p w14:paraId="3BF84EBF" w14:textId="5D1E1B9B" w:rsidR="00847792" w:rsidRPr="00104B37" w:rsidRDefault="00847792" w:rsidP="00B761BA">
      <w:pPr>
        <w:rPr>
          <w:lang w:val="es-ES"/>
        </w:rPr>
      </w:pPr>
    </w:p>
    <w:p w14:paraId="6CF433EE" w14:textId="77777777" w:rsidR="0079771B" w:rsidRPr="00CB2E91" w:rsidRDefault="0079771B" w:rsidP="00A67042">
      <w:pPr>
        <w:pStyle w:val="Ttulo2"/>
        <w:rPr>
          <w:lang w:val="es-ES"/>
        </w:rPr>
      </w:pPr>
      <w:bookmarkStart w:id="30" w:name="_Toc26965947"/>
      <w:r w:rsidRPr="00CB2E91">
        <w:rPr>
          <w:lang w:val="es-ES"/>
        </w:rPr>
        <w:lastRenderedPageBreak/>
        <w:t>Estado del arte</w:t>
      </w:r>
      <w:bookmarkEnd w:id="30"/>
    </w:p>
    <w:p w14:paraId="4A47B2D4" w14:textId="450EB67B" w:rsidR="00B60F97" w:rsidRPr="00B60F97" w:rsidRDefault="00B60F97" w:rsidP="00E0291B">
      <w:pPr>
        <w:rPr>
          <w:lang w:val="es-ES"/>
        </w:rPr>
      </w:pPr>
      <w:r w:rsidRPr="00B60F97">
        <w:rPr>
          <w:lang w:val="es-ES"/>
        </w:rPr>
        <w:t>Para exponer el estado d</w:t>
      </w:r>
      <w:r>
        <w:rPr>
          <w:lang w:val="es-ES"/>
        </w:rPr>
        <w:t xml:space="preserve">el arte del proyecto, se tratarán diferentes artículos en los cuales </w:t>
      </w:r>
      <w:r w:rsidR="00CB2E91">
        <w:rPr>
          <w:lang w:val="es-ES"/>
        </w:rPr>
        <w:t>s</w:t>
      </w:r>
      <w:r>
        <w:rPr>
          <w:lang w:val="es-ES"/>
        </w:rPr>
        <w:t>e p</w:t>
      </w:r>
      <w:r w:rsidR="00CB2E91">
        <w:rPr>
          <w:lang w:val="es-ES"/>
        </w:rPr>
        <w:t>ublic</w:t>
      </w:r>
      <w:r w:rsidR="00E70280">
        <w:rPr>
          <w:lang w:val="es-ES"/>
        </w:rPr>
        <w:t>aron</w:t>
      </w:r>
      <w:r>
        <w:rPr>
          <w:lang w:val="es-ES"/>
        </w:rPr>
        <w:t xml:space="preserve"> propuesta</w:t>
      </w:r>
      <w:r w:rsidR="00E70280">
        <w:rPr>
          <w:lang w:val="es-ES"/>
        </w:rPr>
        <w:t>s</w:t>
      </w:r>
      <w:r>
        <w:rPr>
          <w:lang w:val="es-ES"/>
        </w:rPr>
        <w:t xml:space="preserve"> para </w:t>
      </w:r>
      <w:r w:rsidR="00A81531">
        <w:rPr>
          <w:lang w:val="es-ES"/>
        </w:rPr>
        <w:t>la detección del pulso</w:t>
      </w:r>
      <w:r>
        <w:rPr>
          <w:lang w:val="es-ES"/>
        </w:rPr>
        <w:t xml:space="preserve"> en canciones:</w:t>
      </w:r>
    </w:p>
    <w:p w14:paraId="0F10190E" w14:textId="77777777" w:rsidR="006C314E" w:rsidRDefault="006C314E" w:rsidP="00BC352D">
      <w:pPr>
        <w:pStyle w:val="Ttulo3"/>
        <w:rPr>
          <w:lang w:val="en-US"/>
        </w:rPr>
      </w:pPr>
      <w:bookmarkStart w:id="31" w:name="_Toc26965948"/>
      <w:r w:rsidRPr="00A24CAA">
        <w:rPr>
          <w:lang w:val="en-US"/>
        </w:rPr>
        <w:t>Joint beat and downbeat tracking with recurrent neural networks</w:t>
      </w:r>
      <w:r>
        <w:rPr>
          <w:lang w:val="en-US"/>
        </w:rPr>
        <w:t>.</w:t>
      </w:r>
      <w:bookmarkEnd w:id="31"/>
    </w:p>
    <w:p w14:paraId="17E8D0D8" w14:textId="5BC1CC00" w:rsidR="00F45690" w:rsidRDefault="00C3148B" w:rsidP="00E0291B">
      <w:r w:rsidRPr="00C3148B">
        <w:rPr>
          <w:lang w:val="es-ES"/>
        </w:rPr>
        <w:t>En</w:t>
      </w:r>
      <w:r>
        <w:rPr>
          <w:lang w:val="es-ES"/>
        </w:rPr>
        <w:t xml:space="preserve"> el</w:t>
      </w:r>
      <w:r w:rsidR="00A24CAA" w:rsidRPr="00A24CAA">
        <w:t xml:space="preserve"> art</w:t>
      </w:r>
      <w:r w:rsidR="00652A27">
        <w:t>í</w:t>
      </w:r>
      <w:r w:rsidR="00A24CAA" w:rsidRPr="00A24CAA">
        <w:t>culo</w:t>
      </w:r>
      <w:r w:rsidR="00652A27">
        <w:t xml:space="preserve"> </w:t>
      </w:r>
      <w:r w:rsidR="00652A27">
        <w:fldChar w:fldCharType="begin" w:fldLock="1"/>
      </w:r>
      <w:r w:rsidR="00652A27">
        <w:instrText>ADDIN CSL_CITATION {"citationItems":[{"id":"ITEM-1","itemData":{"abstract":"In this paper we present a novel method for jointly extract-ing beats and downbeats from audio signals. A recurrent neural network operating directly on magnitude spectro-grams is used to model the metrical structure of the audio signals at multiple levels and provides an output feature that clearly distinguishes between beats and downbeats. A dynamic Bayesian network is then used to model bars of variable length and align the predicted beat and down-beat positions to the global best solution. We find that the proposed model achieves state-of-the-art performance on a wide range of different musical genres and styles.","author":[{"dropping-particle":"","family":"Böck","given":"Sebastian","non-dropping-particle":"","parse-names":false,"suffix":""},{"dropping-particle":"","family":"Krebs","given":"Florian","non-dropping-particle":"","parse-names":false,"suffix":""},{"dropping-particle":"","family":"Widmer","given":"Gerhard","non-dropping-particle":"","parse-names":false,"suffix":""}],"container-title":"Proceedings of the International Society for Music Information Retrieval (ISMIR) Conference","id":"ITEM-1","issued":{"date-parts":[["2016"]]},"page":"255-261","title":"Joint Beat and Downbeat tracking with recurrent neural networks","type":"paper-conference"},"uris":["http://www.mendeley.com/documents/?uuid=6b5a87a7-8c5a-3302-92be-4ceb84f7c574"]}],"mendeley":{"formattedCitation":"(Böck et al., 2016)","plainTextFormattedCitation":"(Böck et al., 2016)","previouslyFormattedCitation":"(Böck et al., 2016)"},"properties":{"noteIndex":0},"schema":"https://github.com/citation-style-language/schema/raw/master/csl-citation.json"}</w:instrText>
      </w:r>
      <w:r w:rsidR="00652A27">
        <w:fldChar w:fldCharType="separate"/>
      </w:r>
      <w:r w:rsidR="00652A27" w:rsidRPr="00652A27">
        <w:rPr>
          <w:noProof/>
        </w:rPr>
        <w:t>(Böck et al., 2016)</w:t>
      </w:r>
      <w:r w:rsidR="00652A27">
        <w:fldChar w:fldCharType="end"/>
      </w:r>
      <w:r>
        <w:t>,</w:t>
      </w:r>
      <w:r w:rsidR="006154CA">
        <w:t xml:space="preserve"> </w:t>
      </w:r>
      <w:r>
        <w:t xml:space="preserve">se </w:t>
      </w:r>
      <w:r w:rsidR="006154CA">
        <w:t xml:space="preserve">propone un método para el seguimiento del </w:t>
      </w:r>
      <w:r w:rsidR="006154CA" w:rsidRPr="006154CA">
        <w:rPr>
          <w:i/>
        </w:rPr>
        <w:t>beat</w:t>
      </w:r>
      <w:r w:rsidR="006154CA">
        <w:t xml:space="preserve"> y el </w:t>
      </w:r>
      <w:r w:rsidR="006154CA" w:rsidRPr="006154CA">
        <w:rPr>
          <w:i/>
        </w:rPr>
        <w:t>downbeat</w:t>
      </w:r>
      <w:r w:rsidR="006154CA">
        <w:t xml:space="preserve"> con la utilización de una red neuronal recurrente</w:t>
      </w:r>
      <w:r w:rsidR="008D64F1">
        <w:t xml:space="preserve"> (RNN)</w:t>
      </w:r>
      <w:r w:rsidR="006154CA">
        <w:t xml:space="preserve"> junto con una red bayesiana dinámica</w:t>
      </w:r>
      <w:r w:rsidR="008D64F1">
        <w:t xml:space="preserve"> (RBD)</w:t>
      </w:r>
      <w:r w:rsidR="006154CA">
        <w:t xml:space="preserve">. </w:t>
      </w:r>
      <w:r w:rsidR="008D64F1">
        <w:t xml:space="preserve">El propósito de estos modelos es el siguiente: </w:t>
      </w:r>
      <w:r w:rsidR="004948C6">
        <w:t>l</w:t>
      </w:r>
      <w:r w:rsidR="0038223F">
        <w:t xml:space="preserve">a RNN es la encargada de modelar la estructura de la obra musical, ya que divide en múltiples niveles interrelacionados y clasifica si a ese nivel corresponde un beat, downbeat o un no beat. </w:t>
      </w:r>
      <w:r w:rsidR="00862107">
        <w:t>La RBD</w:t>
      </w:r>
      <w:r w:rsidR="00686956">
        <w:t>,</w:t>
      </w:r>
      <w:r w:rsidR="00862107">
        <w:t xml:space="preserve"> se ocupa de post procesar cada una de las funciones de probabilidad de la RNN, todo esto</w:t>
      </w:r>
      <w:r w:rsidR="00F45690">
        <w:t xml:space="preserve"> para alinear los </w:t>
      </w:r>
      <w:proofErr w:type="spellStart"/>
      <w:r w:rsidR="00F45690" w:rsidRPr="00F45690">
        <w:rPr>
          <w:i/>
        </w:rPr>
        <w:t>beats</w:t>
      </w:r>
      <w:proofErr w:type="spellEnd"/>
      <w:r w:rsidR="00F45690">
        <w:t xml:space="preserve"> y </w:t>
      </w:r>
      <w:proofErr w:type="spellStart"/>
      <w:r w:rsidR="00F45690" w:rsidRPr="00F45690">
        <w:rPr>
          <w:i/>
        </w:rPr>
        <w:t>downbeats</w:t>
      </w:r>
      <w:proofErr w:type="spellEnd"/>
      <w:r w:rsidR="00F45690">
        <w:t xml:space="preserve"> con la mejor solución global al inferir el compás, el tempo y la fase de secuencia.</w:t>
      </w:r>
    </w:p>
    <w:p w14:paraId="4D2EE27E" w14:textId="678775AE" w:rsidR="00A24CAA" w:rsidRPr="006154CA" w:rsidRDefault="00F45690" w:rsidP="00E0291B">
      <w:pPr>
        <w:rPr>
          <w:u w:val="single"/>
        </w:rPr>
      </w:pPr>
      <w:r>
        <w:t xml:space="preserve">Esta solución </w:t>
      </w:r>
      <w:r w:rsidR="009467EE">
        <w:t xml:space="preserve">podría ser utilizada para el proyecto, debido a que </w:t>
      </w:r>
      <w:r w:rsidR="009467EE" w:rsidRPr="006154CA">
        <w:rPr>
          <w:noProof/>
        </w:rPr>
        <w:t>Böck</w:t>
      </w:r>
      <w:r w:rsidR="009467EE">
        <w:rPr>
          <w:noProof/>
        </w:rPr>
        <w:t xml:space="preserve"> afirma que su sistema muestra un buen rendimiento para la detecci</w:t>
      </w:r>
      <w:r w:rsidR="001159FA">
        <w:rPr>
          <w:noProof/>
        </w:rPr>
        <w:t>ó</w:t>
      </w:r>
      <w:r w:rsidR="009467EE">
        <w:rPr>
          <w:noProof/>
        </w:rPr>
        <w:t>n del beat y downbeat en un amplio rango de diferentes g</w:t>
      </w:r>
      <w:r w:rsidR="001159FA">
        <w:rPr>
          <w:noProof/>
        </w:rPr>
        <w:t>é</w:t>
      </w:r>
      <w:r w:rsidR="009467EE">
        <w:rPr>
          <w:noProof/>
        </w:rPr>
        <w:t>neros musicales y estilos. Lo anterior tendr</w:t>
      </w:r>
      <w:r w:rsidR="001159FA">
        <w:rPr>
          <w:noProof/>
        </w:rPr>
        <w:t>í</w:t>
      </w:r>
      <w:r w:rsidR="009467EE">
        <w:rPr>
          <w:noProof/>
        </w:rPr>
        <w:t>a que evaluarse, puesto que para la realizaci</w:t>
      </w:r>
      <w:r w:rsidR="001159FA">
        <w:rPr>
          <w:noProof/>
        </w:rPr>
        <w:t>ó</w:t>
      </w:r>
      <w:r w:rsidR="009467EE">
        <w:rPr>
          <w:noProof/>
        </w:rPr>
        <w:t>n del art</w:t>
      </w:r>
      <w:r w:rsidR="001159FA">
        <w:rPr>
          <w:noProof/>
        </w:rPr>
        <w:t>í</w:t>
      </w:r>
      <w:r w:rsidR="009467EE">
        <w:rPr>
          <w:noProof/>
        </w:rPr>
        <w:t>culo no se utilizaron datasets con canciones del g</w:t>
      </w:r>
      <w:r w:rsidR="0083779D">
        <w:rPr>
          <w:noProof/>
        </w:rPr>
        <w:t>é</w:t>
      </w:r>
      <w:r w:rsidR="009467EE">
        <w:rPr>
          <w:noProof/>
        </w:rPr>
        <w:t>nero salsa, lo que podr</w:t>
      </w:r>
      <w:r w:rsidR="001159FA">
        <w:rPr>
          <w:noProof/>
        </w:rPr>
        <w:t>í</w:t>
      </w:r>
      <w:r w:rsidR="009467EE">
        <w:rPr>
          <w:noProof/>
        </w:rPr>
        <w:t>a pro</w:t>
      </w:r>
      <w:r w:rsidR="00686956">
        <w:rPr>
          <w:noProof/>
        </w:rPr>
        <w:t>v</w:t>
      </w:r>
      <w:r w:rsidR="009467EE">
        <w:rPr>
          <w:noProof/>
        </w:rPr>
        <w:t xml:space="preserve">ocar inconvenientes a causa de la complejidad de la  misma. </w:t>
      </w:r>
    </w:p>
    <w:p w14:paraId="6DAC4AD2" w14:textId="67452156" w:rsidR="00A7516F" w:rsidRPr="00741624" w:rsidRDefault="00A7516F" w:rsidP="00E0291B">
      <w:pPr>
        <w:rPr>
          <w:b/>
          <w:lang w:val="es-ES"/>
        </w:rPr>
      </w:pPr>
    </w:p>
    <w:p w14:paraId="0593ECDA" w14:textId="0B3FFF28" w:rsidR="00741624" w:rsidRDefault="00741624" w:rsidP="00BC352D">
      <w:pPr>
        <w:pStyle w:val="Ttulo3"/>
        <w:rPr>
          <w:lang w:val="en-US"/>
        </w:rPr>
      </w:pPr>
      <w:bookmarkStart w:id="32" w:name="_Toc26965949"/>
      <w:r w:rsidRPr="00741624">
        <w:rPr>
          <w:lang w:val="en-US"/>
        </w:rPr>
        <w:t>Robust downbeat tracking using an ensemble of convolutional networks.</w:t>
      </w:r>
      <w:bookmarkEnd w:id="32"/>
    </w:p>
    <w:p w14:paraId="312C6185" w14:textId="071FB5F4" w:rsidR="00741624" w:rsidRPr="00A83158" w:rsidRDefault="00A83158" w:rsidP="00741624">
      <w:pPr>
        <w:rPr>
          <w:lang w:val="es-ES"/>
        </w:rPr>
      </w:pPr>
      <w:r w:rsidRPr="00A83158">
        <w:rPr>
          <w:lang w:val="es-ES"/>
        </w:rPr>
        <w:t>E</w:t>
      </w:r>
      <w:r w:rsidR="00C3148B">
        <w:rPr>
          <w:lang w:val="es-ES"/>
        </w:rPr>
        <w:t xml:space="preserve">n este </w:t>
      </w:r>
      <w:r w:rsidRPr="00A83158">
        <w:rPr>
          <w:lang w:val="es-ES"/>
        </w:rPr>
        <w:t>art</w:t>
      </w:r>
      <w:r w:rsidR="00652A27">
        <w:rPr>
          <w:lang w:val="es-ES"/>
        </w:rPr>
        <w:t>í</w:t>
      </w:r>
      <w:r w:rsidRPr="00A83158">
        <w:rPr>
          <w:lang w:val="es-ES"/>
        </w:rPr>
        <w:t>cul</w:t>
      </w:r>
      <w:r>
        <w:rPr>
          <w:lang w:val="es-ES"/>
        </w:rPr>
        <w:t>o</w:t>
      </w:r>
      <w:r w:rsidR="00652A27">
        <w:rPr>
          <w:lang w:val="es-ES"/>
        </w:rPr>
        <w:t xml:space="preserve"> </w:t>
      </w:r>
      <w:r w:rsidR="00652A27">
        <w:rPr>
          <w:lang w:val="es-ES"/>
        </w:rPr>
        <w:fldChar w:fldCharType="begin" w:fldLock="1"/>
      </w:r>
      <w:r w:rsidR="00652A27">
        <w:rPr>
          <w:lang w:val="es-ES"/>
        </w:rPr>
        <w:instrText>ADDIN CSL_CITATION {"citationItems":[{"id":"ITEM-1","itemData":{"DOI":"10.1109/TASLP.2016.2623565","ISSN":"23299290","abstract":"In this paper, we present a novel state of the art system for automatic downbeat tracking from music signals. The audio signal is first segmented in frames which are synchronized at the tatum level of the music. We then extract different kind of features based on harmony, melody, rhythm and bass content to feed convolutional neural networks that are adapted to take advantage of each feature characteristics. This ensemble of neural networks is combined to obtain one downbeat likelihood per tatum. The downbeat sequence is finally decoded with a flexible and efficient temporal model which takes advantage of the metrical continuity of a song. We then perform an evaluation of our system on a large base of 9 datasets, compare its performance to 4 other published algorithms and obtain a significant increase of 16.8 percent points compared to the second best system, for altogether a moderate cost in test and training. The influence of each step of the method is studied to show its strengths and shortcomings.","author":[{"dropping-particle":"","family":"Durand","given":"Simon","non-dropping-particle":"","parse-names":false,"suffix":""},{"dropping-particle":"","family":"Bello","given":"Juan Pablo","non-dropping-particle":"","parse-names":false,"suffix":""},{"dropping-particle":"","family":"David","given":"Bertrand","non-dropping-particle":"","parse-names":false,"suffix":""},{"dropping-particle":"","family":"Richard","given":"Gael","non-dropping-particle":"","parse-names":false,"suffix":""}],"container-title":"IEEE/ACM Transactions on Audio Speech and Language Processing","id":"ITEM-1","issue":"1","issued":{"date-parts":[["2017"]]},"page":"72-85","title":"Robust downbeat tracking using an ensemble of convolutional networks","type":"article-journal","volume":"25"},"uris":["http://www.mendeley.com/documents/?uuid=66f9fab7-3d38-386c-9bed-406a6050fd22"]}],"mendeley":{"formattedCitation":"(Durand, Bello, David, &amp; Richard, 2017)","plainTextFormattedCitation":"(Durand, Bello, David, &amp; Richard, 2017)","previouslyFormattedCitation":"(Durand, Bello, David, &amp; Richard, 2017)"},"properties":{"noteIndex":0},"schema":"https://github.com/citation-style-language/schema/raw/master/csl-citation.json"}</w:instrText>
      </w:r>
      <w:r w:rsidR="00652A27">
        <w:rPr>
          <w:lang w:val="es-ES"/>
        </w:rPr>
        <w:fldChar w:fldCharType="separate"/>
      </w:r>
      <w:r w:rsidR="00652A27" w:rsidRPr="00652A27">
        <w:rPr>
          <w:noProof/>
          <w:lang w:val="es-ES"/>
        </w:rPr>
        <w:t>(Durand, Bello, David, &amp; Richard, 2017)</w:t>
      </w:r>
      <w:r w:rsidR="00652A27">
        <w:rPr>
          <w:lang w:val="es-ES"/>
        </w:rPr>
        <w:fldChar w:fldCharType="end"/>
      </w:r>
      <w:r w:rsidR="00C3148B">
        <w:t>, se</w:t>
      </w:r>
      <w:r>
        <w:rPr>
          <w:lang w:val="es-ES"/>
        </w:rPr>
        <w:t xml:space="preserve"> presenta un sistema para realizar el seguimiento</w:t>
      </w:r>
      <w:r w:rsidR="00110319">
        <w:rPr>
          <w:lang w:val="es-ES"/>
        </w:rPr>
        <w:t xml:space="preserve"> automático</w:t>
      </w:r>
      <w:r>
        <w:rPr>
          <w:lang w:val="es-ES"/>
        </w:rPr>
        <w:t xml:space="preserve"> del </w:t>
      </w:r>
      <w:r w:rsidR="00110319">
        <w:rPr>
          <w:lang w:val="es-ES"/>
        </w:rPr>
        <w:t>down</w:t>
      </w:r>
      <w:r>
        <w:rPr>
          <w:lang w:val="es-ES"/>
        </w:rPr>
        <w:t>beat en canciones</w:t>
      </w:r>
      <w:r w:rsidR="00110319">
        <w:rPr>
          <w:lang w:val="es-ES"/>
        </w:rPr>
        <w:t>. Para lograr esto</w:t>
      </w:r>
      <w:r w:rsidR="00686956">
        <w:rPr>
          <w:lang w:val="es-ES"/>
        </w:rPr>
        <w:t>,</w:t>
      </w:r>
      <w:r w:rsidR="00110319">
        <w:rPr>
          <w:lang w:val="es-ES"/>
        </w:rPr>
        <w:t xml:space="preserve"> se divide la señal de audio en cuadros que se sincronizan a nivel de </w:t>
      </w:r>
      <w:proofErr w:type="spellStart"/>
      <w:r w:rsidR="00110319" w:rsidRPr="00110319">
        <w:rPr>
          <w:b/>
          <w:lang w:val="es-ES"/>
        </w:rPr>
        <w:t>tatum</w:t>
      </w:r>
      <w:proofErr w:type="spellEnd"/>
      <w:r w:rsidR="00110319">
        <w:rPr>
          <w:lang w:val="es-ES"/>
        </w:rPr>
        <w:t xml:space="preserve"> de la música. Luego</w:t>
      </w:r>
      <w:r w:rsidR="00686956">
        <w:rPr>
          <w:lang w:val="es-ES"/>
        </w:rPr>
        <w:t>,</w:t>
      </w:r>
      <w:r w:rsidR="00110319">
        <w:rPr>
          <w:lang w:val="es-ES"/>
        </w:rPr>
        <w:t xml:space="preserve"> se procesan estos datos para generar funciones basadas en el ritmo, armonía, melodía y contenido de bajos</w:t>
      </w:r>
      <w:r w:rsidR="009A1B08">
        <w:rPr>
          <w:lang w:val="es-ES"/>
        </w:rPr>
        <w:t>, que servirán de insumo para un</w:t>
      </w:r>
      <w:r w:rsidR="00F068B6">
        <w:rPr>
          <w:lang w:val="es-ES"/>
        </w:rPr>
        <w:t xml:space="preserve"> conjunto</w:t>
      </w:r>
      <w:r w:rsidR="009A1B08">
        <w:rPr>
          <w:lang w:val="es-ES"/>
        </w:rPr>
        <w:t xml:space="preserve"> de redes neuronales convolucionales que se entrenan para cada función, que culmina en la predicción de los </w:t>
      </w:r>
      <w:proofErr w:type="spellStart"/>
      <w:r w:rsidR="009A1B08" w:rsidRPr="009A1B08">
        <w:rPr>
          <w:i/>
          <w:lang w:val="es-ES"/>
        </w:rPr>
        <w:t>downbeats</w:t>
      </w:r>
      <w:proofErr w:type="spellEnd"/>
      <w:r w:rsidR="009A1B08">
        <w:rPr>
          <w:lang w:val="es-ES"/>
        </w:rPr>
        <w:t xml:space="preserve"> por </w:t>
      </w:r>
      <w:proofErr w:type="spellStart"/>
      <w:r w:rsidR="009A1B08" w:rsidRPr="009A1B08">
        <w:rPr>
          <w:b/>
          <w:lang w:val="es-ES"/>
        </w:rPr>
        <w:t>tatum</w:t>
      </w:r>
      <w:proofErr w:type="spellEnd"/>
      <w:r w:rsidR="009A1B08">
        <w:rPr>
          <w:lang w:val="es-ES"/>
        </w:rPr>
        <w:t>.</w:t>
      </w:r>
      <w:r w:rsidR="00F068B6">
        <w:rPr>
          <w:lang w:val="es-ES"/>
        </w:rPr>
        <w:t xml:space="preserve"> Por último, se </w:t>
      </w:r>
      <w:r w:rsidR="00F068B6" w:rsidRPr="00F068B6">
        <w:rPr>
          <w:lang w:val="es-ES"/>
        </w:rPr>
        <w:t>combinan</w:t>
      </w:r>
      <w:r w:rsidR="00F068B6">
        <w:rPr>
          <w:lang w:val="es-ES"/>
        </w:rPr>
        <w:t xml:space="preserve"> los resultados de este conjunto de redes para producir la predicción de downbeat por </w:t>
      </w:r>
      <w:proofErr w:type="spellStart"/>
      <w:r w:rsidR="001159FA">
        <w:rPr>
          <w:b/>
          <w:lang w:val="es-ES"/>
        </w:rPr>
        <w:t>t</w:t>
      </w:r>
      <w:r w:rsidR="00F068B6" w:rsidRPr="00F068B6">
        <w:rPr>
          <w:b/>
          <w:lang w:val="es-ES"/>
        </w:rPr>
        <w:t>atum</w:t>
      </w:r>
      <w:proofErr w:type="spellEnd"/>
      <w:r w:rsidR="00F068B6">
        <w:rPr>
          <w:lang w:val="es-ES"/>
        </w:rPr>
        <w:t>.</w:t>
      </w:r>
    </w:p>
    <w:p w14:paraId="16321EC3" w14:textId="6B920474" w:rsidR="00741624" w:rsidRPr="0047792A" w:rsidRDefault="000C0651" w:rsidP="00E0291B">
      <w:pPr>
        <w:rPr>
          <w:lang w:val="es-ES"/>
        </w:rPr>
      </w:pPr>
      <w:r w:rsidRPr="000C0651">
        <w:rPr>
          <w:lang w:val="es-ES"/>
        </w:rPr>
        <w:t xml:space="preserve">Esta </w:t>
      </w:r>
      <w:r w:rsidR="00934A2E" w:rsidRPr="000C0651">
        <w:rPr>
          <w:lang w:val="es-ES"/>
        </w:rPr>
        <w:t>solución</w:t>
      </w:r>
      <w:r w:rsidRPr="000C0651">
        <w:rPr>
          <w:lang w:val="es-ES"/>
        </w:rPr>
        <w:t xml:space="preserve"> </w:t>
      </w:r>
      <w:r w:rsidR="00934A2E">
        <w:rPr>
          <w:lang w:val="es-ES"/>
        </w:rPr>
        <w:t>t</w:t>
      </w:r>
      <w:r w:rsidR="00934A2E" w:rsidRPr="000C0651">
        <w:rPr>
          <w:lang w:val="es-ES"/>
        </w:rPr>
        <w:t>ambién</w:t>
      </w:r>
      <w:r w:rsidRPr="000C0651">
        <w:rPr>
          <w:lang w:val="es-ES"/>
        </w:rPr>
        <w:t xml:space="preserve"> </w:t>
      </w:r>
      <w:r w:rsidR="00934A2E" w:rsidRPr="000C0651">
        <w:rPr>
          <w:lang w:val="es-ES"/>
        </w:rPr>
        <w:t>podría</w:t>
      </w:r>
      <w:r w:rsidRPr="000C0651">
        <w:rPr>
          <w:lang w:val="es-ES"/>
        </w:rPr>
        <w:t xml:space="preserve"> s</w:t>
      </w:r>
      <w:r>
        <w:rPr>
          <w:lang w:val="es-ES"/>
        </w:rPr>
        <w:t>er utilizada para el proyecto</w:t>
      </w:r>
      <w:r w:rsidR="00934A2E">
        <w:rPr>
          <w:lang w:val="es-ES"/>
        </w:rPr>
        <w:t>, pero es necesario tener en cu</w:t>
      </w:r>
      <w:r w:rsidR="001159FA">
        <w:rPr>
          <w:lang w:val="es-ES"/>
        </w:rPr>
        <w:t>e</w:t>
      </w:r>
      <w:r w:rsidR="00934A2E">
        <w:rPr>
          <w:lang w:val="es-ES"/>
        </w:rPr>
        <w:t>nta que este algoritmo present</w:t>
      </w:r>
      <w:r w:rsidR="001159FA">
        <w:rPr>
          <w:lang w:val="es-ES"/>
        </w:rPr>
        <w:t>a</w:t>
      </w:r>
      <w:r w:rsidR="00934A2E">
        <w:rPr>
          <w:lang w:val="es-ES"/>
        </w:rPr>
        <w:t xml:space="preserve"> ciertos fallos: </w:t>
      </w:r>
      <w:r w:rsidR="004948C6">
        <w:rPr>
          <w:lang w:val="es-ES"/>
        </w:rPr>
        <w:t>p</w:t>
      </w:r>
      <w:r w:rsidR="00934A2E">
        <w:rPr>
          <w:lang w:val="es-ES"/>
        </w:rPr>
        <w:t xml:space="preserve">rimero, el modelo no maneja bien las canciones con 2 </w:t>
      </w:r>
      <w:proofErr w:type="spellStart"/>
      <w:r w:rsidR="00934A2E" w:rsidRPr="00934A2E">
        <w:rPr>
          <w:i/>
          <w:lang w:val="es-ES"/>
        </w:rPr>
        <w:t>beats</w:t>
      </w:r>
      <w:proofErr w:type="spellEnd"/>
      <w:r w:rsidR="00934A2E">
        <w:rPr>
          <w:lang w:val="es-ES"/>
        </w:rPr>
        <w:t xml:space="preserve"> por compás, ya que las confunde con canciones de 4 </w:t>
      </w:r>
      <w:proofErr w:type="spellStart"/>
      <w:r w:rsidR="00934A2E" w:rsidRPr="00934A2E">
        <w:rPr>
          <w:i/>
          <w:lang w:val="es-ES"/>
        </w:rPr>
        <w:lastRenderedPageBreak/>
        <w:t>beats</w:t>
      </w:r>
      <w:proofErr w:type="spellEnd"/>
      <w:r w:rsidR="00934A2E">
        <w:rPr>
          <w:lang w:val="es-ES"/>
        </w:rPr>
        <w:t xml:space="preserve"> por compás, por ejemplo, la música Creta. </w:t>
      </w:r>
      <w:r w:rsidR="00934A2E" w:rsidRPr="003852D3">
        <w:rPr>
          <w:lang w:val="es-ES"/>
        </w:rPr>
        <w:t xml:space="preserve">Segundo, </w:t>
      </w:r>
      <w:r w:rsidR="003852D3" w:rsidRPr="003852D3">
        <w:rPr>
          <w:lang w:val="es-ES"/>
        </w:rPr>
        <w:t>es posible adaptar el algoritmo a otros tipos d</w:t>
      </w:r>
      <w:r w:rsidR="003852D3">
        <w:rPr>
          <w:lang w:val="es-ES"/>
        </w:rPr>
        <w:t xml:space="preserve">e música que no son con los que se entrenó, pero es necesario tener un </w:t>
      </w:r>
      <w:proofErr w:type="spellStart"/>
      <w:r w:rsidR="003852D3" w:rsidRPr="003852D3">
        <w:rPr>
          <w:i/>
          <w:lang w:val="es-ES"/>
        </w:rPr>
        <w:t>dataset</w:t>
      </w:r>
      <w:proofErr w:type="spellEnd"/>
      <w:r w:rsidR="003852D3">
        <w:rPr>
          <w:lang w:val="es-ES"/>
        </w:rPr>
        <w:t xml:space="preserve"> adaptado a este algoritmo para obtener un mejor desempeño.</w:t>
      </w:r>
      <w:r w:rsidR="0047792A">
        <w:rPr>
          <w:lang w:val="es-ES"/>
        </w:rPr>
        <w:t xml:space="preserve"> </w:t>
      </w:r>
      <w:r w:rsidR="0047792A" w:rsidRPr="0047792A">
        <w:rPr>
          <w:lang w:val="es-ES"/>
        </w:rPr>
        <w:t>En conclusión, este algoritmo es posible utilizarlo en las cancio</w:t>
      </w:r>
      <w:r w:rsidR="0047792A">
        <w:rPr>
          <w:lang w:val="es-ES"/>
        </w:rPr>
        <w:t>nes del g</w:t>
      </w:r>
      <w:r w:rsidR="004948C6">
        <w:rPr>
          <w:lang w:val="es-ES"/>
        </w:rPr>
        <w:t>é</w:t>
      </w:r>
      <w:r w:rsidR="0047792A">
        <w:rPr>
          <w:lang w:val="es-ES"/>
        </w:rPr>
        <w:t>nero salsa, pero no se tiene ninguna certeza de que funcione con eficacia debido a que no fue entrenado con este género, lo que produce cierta incertidumbre y probabilidad de que falle por la complejidad rítmica de la salsa.</w:t>
      </w:r>
    </w:p>
    <w:p w14:paraId="7AAFF9FC" w14:textId="77777777" w:rsidR="00302B43" w:rsidRPr="00CB2E91" w:rsidRDefault="00302B43" w:rsidP="00E0291B">
      <w:pPr>
        <w:rPr>
          <w:lang w:val="es-ES"/>
        </w:rPr>
      </w:pPr>
    </w:p>
    <w:p w14:paraId="26EC0C18" w14:textId="697EAD52" w:rsidR="00E0291B" w:rsidRPr="00BC1DBC" w:rsidRDefault="002979EC" w:rsidP="00BC352D">
      <w:pPr>
        <w:pStyle w:val="Ttulo3"/>
        <w:rPr>
          <w:lang w:val="en-US"/>
        </w:rPr>
      </w:pPr>
      <w:bookmarkStart w:id="33" w:name="_Toc26965950"/>
      <w:r w:rsidRPr="00BC1DBC">
        <w:rPr>
          <w:lang w:val="en-US"/>
        </w:rPr>
        <w:t>Convolutional recurrent neural networks for music classification</w:t>
      </w:r>
      <w:bookmarkEnd w:id="33"/>
    </w:p>
    <w:p w14:paraId="22A278DB" w14:textId="2C991BDA" w:rsidR="00160AAA" w:rsidRDefault="00C3148B" w:rsidP="00B761BA">
      <w:r w:rsidRPr="00C3148B">
        <w:t>En el artículo</w:t>
      </w:r>
      <w:r w:rsidR="00652A27">
        <w:t xml:space="preserve"> </w:t>
      </w:r>
      <w:r w:rsidR="00652A27">
        <w:fldChar w:fldCharType="begin" w:fldLock="1"/>
      </w:r>
      <w:r w:rsidR="00652A27">
        <w:instrText>ADDIN CSL_CITATION {"citationItems":[{"id":"ITEM-1","itemData":{"abstract":"We introduce a convolutional recurrent neural network (CRNN) for music tagging. CRNNs take advantage of convolutional neural networks (CNNs) for local feature extraction and recurrent neural networks for temporal summarisation of the extracted features. We compare CRNN with three CNN structures that have been used for music tagging while controlling the number of parameters with respect to their performance and training time per sample. Overall, we found that CRNNs show a strong performance with respect to the number of parameter and training time, indicating the effectiveness of its hybrid structure in music feature extraction and feature summarisation.","author":[{"dropping-particle":"","family":"Choi","given":"Keunwoo","non-dropping-particle":"","parse-names":false,"suffix":""},{"dropping-particle":"","family":"Fazekas","given":"György","non-dropping-particle":"","parse-names":false,"suffix":""},{"dropping-particle":"","family":"Sandler","given":"Mark","non-dropping-particle":"","parse-names":false,"suffix":""},{"dropping-particle":"","family":"Cho","given":"Kyunghyun","non-dropping-particle":"","parse-names":false,"suffix":""}],"id":"ITEM-1","issued":{"date-parts":[["2017"]]},"title":"CONVOLUTIONAL RECURRENT NEURAL NETWORKS FOR MUSIC CLASSIFICATIONChoi, K., Fazekas, G., Sandler, M., &amp; Cho, K. (n.d.). CONVOLUTIONAL RECURRENT NEURAL NETWORKS FOR MUSIC CLASSIFICATION. Retrieved from https://github.com/keunwoochoi/icassp_2017","type":"report"},"uris":["http://www.mendeley.com/documents/?uuid=1f2a0ffe-6490-3afa-a444-3ebd3dc87b1c"]}],"mendeley":{"formattedCitation":"(Choi et al., 2017)","plainTextFormattedCitation":"(Choi et al., 2017)","previouslyFormattedCitation":"(Choi et al., 2017)"},"properties":{"noteIndex":0},"schema":"https://github.com/citation-style-language/schema/raw/master/csl-citation.json"}</w:instrText>
      </w:r>
      <w:r w:rsidR="00652A27">
        <w:fldChar w:fldCharType="separate"/>
      </w:r>
      <w:r w:rsidR="00652A27" w:rsidRPr="00652A27">
        <w:rPr>
          <w:noProof/>
        </w:rPr>
        <w:t>(Choi et al., 2017)</w:t>
      </w:r>
      <w:r w:rsidR="00652A27">
        <w:fldChar w:fldCharType="end"/>
      </w:r>
      <w:r w:rsidRPr="00C3148B">
        <w:t xml:space="preserve">, </w:t>
      </w:r>
      <w:r>
        <w:t xml:space="preserve">se hace </w:t>
      </w:r>
      <w:r w:rsidR="00652A27">
        <w:t>pública</w:t>
      </w:r>
      <w:r w:rsidR="00F505B4">
        <w:t xml:space="preserve"> una red neuronal recurrente convolucional </w:t>
      </w:r>
      <w:r w:rsidR="00160AAA">
        <w:t>(CRNN) para la clasificación de música, esta consiste en una red neuronal convolucional (CNN)</w:t>
      </w:r>
      <w:r w:rsidR="00A7555C">
        <w:t xml:space="preserve"> en donde se re</w:t>
      </w:r>
      <w:r w:rsidR="001159FA">
        <w:t>e</w:t>
      </w:r>
      <w:r w:rsidR="00A7555C">
        <w:t xml:space="preserve">mplazan las </w:t>
      </w:r>
      <w:r w:rsidR="001159FA">
        <w:t>ú</w:t>
      </w:r>
      <w:r w:rsidR="00A7555C">
        <w:t>ltimas capas por una red neuronal recurrente (RNN).</w:t>
      </w:r>
      <w:r w:rsidR="006D6249">
        <w:t xml:space="preserve"> </w:t>
      </w:r>
      <w:r w:rsidR="00A46FE2">
        <w:t xml:space="preserve">Lo anterior se realiza </w:t>
      </w:r>
      <w:r w:rsidR="00071096">
        <w:t xml:space="preserve">debido a que: </w:t>
      </w:r>
      <w:r w:rsidR="00276C9A">
        <w:t>p</w:t>
      </w:r>
      <w:r w:rsidR="00071096">
        <w:t xml:space="preserve">rimero, las RNN son más flexibles para procesar las características locales que las CNN, esto es útil ya que algunos de los grupos de </w:t>
      </w:r>
      <w:r w:rsidR="00686956">
        <w:t>clasificación</w:t>
      </w:r>
      <w:r w:rsidR="00071096">
        <w:t xml:space="preserve"> pueden verse más definidos por las características globales de la canción, mientras que otros pueden verse afectados por las características locales</w:t>
      </w:r>
      <w:r w:rsidR="00491C1A">
        <w:t xml:space="preserve"> y de segmentos cortos</w:t>
      </w:r>
      <w:r w:rsidR="00071096">
        <w:t>.</w:t>
      </w:r>
      <w:r w:rsidR="00491C1A">
        <w:t xml:space="preserve"> Segundo, las RNN pueden procesar una señal de longitud variable mientras que las CNN necesitan una señal de tamaño fijo.</w:t>
      </w:r>
    </w:p>
    <w:p w14:paraId="6D20DE87" w14:textId="7755A8A7" w:rsidR="00160AAA" w:rsidRPr="00C3148B" w:rsidRDefault="00160AAA" w:rsidP="00B761BA">
      <w:r>
        <w:t>El art</w:t>
      </w:r>
      <w:r w:rsidR="001159FA">
        <w:t>í</w:t>
      </w:r>
      <w:r>
        <w:t>culo revel</w:t>
      </w:r>
      <w:r w:rsidR="001159FA">
        <w:t>ó</w:t>
      </w:r>
      <w:r>
        <w:t xml:space="preserve"> que las CRNN </w:t>
      </w:r>
      <w:r w:rsidR="00CE1872">
        <w:t xml:space="preserve">tienen un buen rendimiento respecto al número de parámetros y al tiempo de entrenamiento, esto indica que esta CRNN tiene efectividad para la extracción de características de la música. Para el proyecto, es posible experimentar en la implementación de una CRNN para que cumpla la función de la detección del </w:t>
      </w:r>
      <w:r w:rsidR="00A81531">
        <w:t>pulso</w:t>
      </w:r>
      <w:r w:rsidR="00384167">
        <w:t>, pero no se tiene certeza de que funcione para las canciones de salsa, debido a que</w:t>
      </w:r>
      <w:ins w:id="34" w:author="William Martin Chavez Gonzalez" w:date="2019-05-03T18:56:00Z">
        <w:r w:rsidR="0078192D">
          <w:t>,</w:t>
        </w:r>
      </w:ins>
      <w:r w:rsidR="00384167">
        <w:t xml:space="preserve"> nuevamente, no se utilizaron canciones de este g</w:t>
      </w:r>
      <w:r w:rsidR="001159FA">
        <w:t>é</w:t>
      </w:r>
      <w:r w:rsidR="00384167">
        <w:t>nero para el desarrollo de este artículo.</w:t>
      </w:r>
    </w:p>
    <w:p w14:paraId="5DB6F924" w14:textId="77777777" w:rsidR="00262956" w:rsidRPr="00C3148B" w:rsidRDefault="00262956" w:rsidP="00B761BA">
      <w:pPr>
        <w:rPr>
          <w:lang w:val="es-ES"/>
        </w:rPr>
      </w:pPr>
    </w:p>
    <w:p w14:paraId="04FB50E0" w14:textId="777E586A" w:rsidR="00452C75" w:rsidRPr="00262956" w:rsidRDefault="00F813DA" w:rsidP="00BC352D">
      <w:pPr>
        <w:pStyle w:val="Ttulo3"/>
        <w:rPr>
          <w:lang w:val="en-US"/>
        </w:rPr>
      </w:pPr>
      <w:bookmarkStart w:id="35" w:name="_Toc26965951"/>
      <w:r w:rsidRPr="00262956">
        <w:rPr>
          <w:lang w:val="en-US"/>
        </w:rPr>
        <w:t>Context-dependent beat tracking of musical audio</w:t>
      </w:r>
      <w:bookmarkEnd w:id="35"/>
    </w:p>
    <w:p w14:paraId="47E4DC56" w14:textId="33B76D56" w:rsidR="00B60F97" w:rsidRDefault="00262956" w:rsidP="00B761BA">
      <w:r w:rsidRPr="00262956">
        <w:t>En e</w:t>
      </w:r>
      <w:r w:rsidR="00C3148B">
        <w:t>ste</w:t>
      </w:r>
      <w:r w:rsidRPr="00262956">
        <w:t xml:space="preserve"> artículo</w:t>
      </w:r>
      <w:r w:rsidR="00C3148B">
        <w:t xml:space="preserve"> </w:t>
      </w:r>
      <w:r w:rsidR="00652A27">
        <w:fldChar w:fldCharType="begin" w:fldLock="1"/>
      </w:r>
      <w:r w:rsidR="004B5BB0">
        <w:instrText>ADDIN CSL_CITATION {"citationItems":[{"id":"ITEM-1","itemData":{"DOI":"10.1109/TASL.2006.885257","abstract":"We present a simple and efficient method for beat tracking of musical audio. With the aim of replicating the human ability of tapping in time to music, we formulate our approach using a two state model. The first state performs tempo induction and tracks tempo changes, while the second maintains contex-tual continuity within a single tempo hypothesis. Beat times are recovered by passing the output of an onset detection function through adaptively weighted comb filterbank matrices to separately identify the beat period and alignment. We evaluate our beat tracker both in terms of the accuracy of estimated beat locations and computational complexity. In a direct comparison with existing algorithms, we demonstrate equivalent performance at significantly reduced computational cost. Index Terms-Beat tracking, musical meter, onset detection, rhythm analysis.","author":[{"dropping-particle":"","family":"Davies","given":"Matthew E P","non-dropping-particle":"","parse-names":false,"suffix":""},{"dropping-particle":"","family":"Plumbley","given":"Mark D","non-dropping-particle":"","parse-names":false,"suffix":""}],"container-title":"IEEE TRANSACTIONS ON AUDIO, SPEECH, AND LANGUAGE PROCESSING","id":"ITEM-1","issue":"3","issued":{"date-parts":[["2007"]]},"title":"Context-Dependent Beat Tracking of Musical Audio","type":"article-journal","volume":"15"},"uris":["http://www.mendeley.com/documents/?uuid=2a1f2291-ffeb-36a3-933b-32e555a9636e"]}],"mendeley":{"formattedCitation":"(M. E. P. Davies &amp; Plumbley, 2007)","plainTextFormattedCitation":"(M. E. P. Davies &amp; Plumbley, 2007)","previouslyFormattedCitation":"(M. E. P. Davies &amp; Plumbley, 2007)"},"properties":{"noteIndex":0},"schema":"https://github.com/citation-style-language/schema/raw/master/csl-citation.json"}</w:instrText>
      </w:r>
      <w:r w:rsidR="00652A27">
        <w:fldChar w:fldCharType="separate"/>
      </w:r>
      <w:r w:rsidR="00652A27" w:rsidRPr="00652A27">
        <w:rPr>
          <w:noProof/>
        </w:rPr>
        <w:t>(M. E. P. Davies &amp; Plumbley, 2007)</w:t>
      </w:r>
      <w:r w:rsidR="00652A27">
        <w:fldChar w:fldCharType="end"/>
      </w:r>
      <w:r w:rsidR="00C3148B">
        <w:t>,</w:t>
      </w:r>
      <w:r w:rsidRPr="00262956">
        <w:t xml:space="preserve"> </w:t>
      </w:r>
      <w:r>
        <w:t>se publica un sistema para la detección del pulso en una seña</w:t>
      </w:r>
      <w:r w:rsidR="001159FA">
        <w:t>l</w:t>
      </w:r>
      <w:r>
        <w:t xml:space="preserve"> de audio musical. Davies y </w:t>
      </w:r>
      <w:proofErr w:type="spellStart"/>
      <w:r>
        <w:t>Plumbey</w:t>
      </w:r>
      <w:proofErr w:type="spellEnd"/>
      <w:r>
        <w:t xml:space="preserve"> proponen una aproximación utilizando un modelo de dos estados: </w:t>
      </w:r>
      <w:r w:rsidR="00854515">
        <w:t>e</w:t>
      </w:r>
      <w:r w:rsidR="00B60F97">
        <w:t>l p</w:t>
      </w:r>
      <w:r>
        <w:t>rimer</w:t>
      </w:r>
      <w:r w:rsidR="00B60F97">
        <w:t xml:space="preserve"> estado</w:t>
      </w:r>
      <w:r>
        <w:t>,</w:t>
      </w:r>
      <w:r w:rsidR="00B60F97">
        <w:t xml:space="preserve"> </w:t>
      </w:r>
      <w:r w:rsidR="00CF7B82">
        <w:t xml:space="preserve">llamado estado general, se utiliza para inferir el periodo inicial de un </w:t>
      </w:r>
      <w:r w:rsidR="00A81531">
        <w:t>pulso</w:t>
      </w:r>
      <w:r w:rsidR="00CF7B82">
        <w:t xml:space="preserve"> y detectar cambios en el tempo. El segundo estado, llamado dependiente del contexto, es usado para mantener la continuidad dentro de una hipótesis de </w:t>
      </w:r>
      <w:r w:rsidR="00A81531">
        <w:t>pulso</w:t>
      </w:r>
      <w:r w:rsidR="00CF7B82">
        <w:t xml:space="preserve"> en un periodo dado.</w:t>
      </w:r>
      <w:r w:rsidR="00C3148B">
        <w:t xml:space="preserve"> Estos </w:t>
      </w:r>
      <w:r w:rsidR="00C3148B">
        <w:lastRenderedPageBreak/>
        <w:t xml:space="preserve">tiempos de </w:t>
      </w:r>
      <w:r w:rsidR="00A81531">
        <w:t>pulso</w:t>
      </w:r>
      <w:r w:rsidR="00C3148B">
        <w:t xml:space="preserve"> se recuperan cuando pasan por una función que realiza un filtro para separar el periodo del </w:t>
      </w:r>
      <w:r w:rsidR="00A81531">
        <w:t>pulso</w:t>
      </w:r>
      <w:r w:rsidR="00C3148B">
        <w:t xml:space="preserve"> y la alineación. </w:t>
      </w:r>
    </w:p>
    <w:p w14:paraId="2B912007" w14:textId="3C2FFA16" w:rsidR="00847792" w:rsidRPr="00262956" w:rsidRDefault="00B60F97" w:rsidP="00B761BA">
      <w:r>
        <w:t>El algoritmo demostró tener un buen rendimiento y un costo computacional reducido</w:t>
      </w:r>
      <w:r w:rsidR="00D56E72">
        <w:t>, que resulta ser su mayor característica. Para el proyecto podría pensar</w:t>
      </w:r>
      <w:r w:rsidR="00686956">
        <w:t>s</w:t>
      </w:r>
      <w:r w:rsidR="00D56E72">
        <w:t>e la implementación de esta solución, pero su mayor defecto es la no utilización de canciones del g</w:t>
      </w:r>
      <w:r w:rsidR="00854515">
        <w:t>é</w:t>
      </w:r>
      <w:r w:rsidR="00D56E72">
        <w:t xml:space="preserve">nero salsa para el desarrollo del algoritmo. En otras palabras, el algoritmo propuesto funciona bien para canciones </w:t>
      </w:r>
      <w:r w:rsidR="008F338B">
        <w:t>de g</w:t>
      </w:r>
      <w:r w:rsidR="00854515">
        <w:t>é</w:t>
      </w:r>
      <w:r w:rsidR="008F338B">
        <w:t>nero Rock, Pop, Jazz, Clásica, entre otros, pero no se tiene ninguna garantía de que procese correctamente canciones del g</w:t>
      </w:r>
      <w:r w:rsidR="00854515">
        <w:t>é</w:t>
      </w:r>
      <w:r w:rsidR="008F338B">
        <w:t xml:space="preserve">nero salsa. </w:t>
      </w:r>
    </w:p>
    <w:p w14:paraId="3D8B4523" w14:textId="35C03036" w:rsidR="00847792" w:rsidRDefault="00847792" w:rsidP="00B761BA"/>
    <w:p w14:paraId="1F880CB1" w14:textId="3A43A939" w:rsidR="00EF3FE6" w:rsidRDefault="006C314E" w:rsidP="00BC352D">
      <w:pPr>
        <w:pStyle w:val="Ttulo3"/>
        <w:rPr>
          <w:lang w:val="es-ES"/>
        </w:rPr>
      </w:pPr>
      <w:bookmarkStart w:id="36" w:name="_Toc26965952"/>
      <w:r w:rsidRPr="009604DD">
        <w:rPr>
          <w:lang w:val="es-ES"/>
        </w:rPr>
        <w:t>Resumen</w:t>
      </w:r>
      <w:bookmarkEnd w:id="36"/>
    </w:p>
    <w:p w14:paraId="14A55AF4" w14:textId="1C98EE4F" w:rsidR="004B5BB0" w:rsidRDefault="00AC5D37" w:rsidP="003470FD">
      <w:pPr>
        <w:rPr>
          <w:lang w:val="es-ES"/>
        </w:rPr>
      </w:pPr>
      <w:r>
        <w:rPr>
          <w:lang w:val="es-ES"/>
        </w:rPr>
        <w:t>La tabla 1, corresponde al resumen de los artículos descritos en el estado del arte. En esta es posible encontrar que ninguno de los proyectos diferente a este utiliza canciones del género salsa. Además, es común la utilización de DL para dar solución a una efectiva detección de pulsos en las canciones.</w:t>
      </w:r>
    </w:p>
    <w:p w14:paraId="2B07760D" w14:textId="77777777" w:rsidR="00942E75" w:rsidRPr="003470FD" w:rsidRDefault="00942E75" w:rsidP="003470FD">
      <w:pPr>
        <w:rPr>
          <w:lang w:val="es-ES"/>
        </w:rPr>
      </w:pPr>
    </w:p>
    <w:p w14:paraId="4444D4ED" w14:textId="51628AE8" w:rsidR="003470FD" w:rsidRPr="003470FD" w:rsidRDefault="003470FD" w:rsidP="003470FD">
      <w:pPr>
        <w:pStyle w:val="Descripcin"/>
        <w:keepNext/>
        <w:rPr>
          <w:lang w:val="es-ES"/>
        </w:rPr>
      </w:pPr>
      <w:bookmarkStart w:id="37" w:name="_Toc26966034"/>
      <w:r w:rsidRPr="003470FD">
        <w:rPr>
          <w:lang w:val="es-ES"/>
        </w:rPr>
        <w:t xml:space="preserve">Tabla  </w:t>
      </w:r>
      <w:r>
        <w:fldChar w:fldCharType="begin"/>
      </w:r>
      <w:r w:rsidRPr="003470FD">
        <w:rPr>
          <w:lang w:val="es-ES"/>
        </w:rPr>
        <w:instrText xml:space="preserve"> SEQ Tabla_ \* ARABIC </w:instrText>
      </w:r>
      <w:r>
        <w:fldChar w:fldCharType="separate"/>
      </w:r>
      <w:r w:rsidR="00E67528">
        <w:rPr>
          <w:noProof/>
          <w:lang w:val="es-ES"/>
        </w:rPr>
        <w:t>1</w:t>
      </w:r>
      <w:r>
        <w:fldChar w:fldCharType="end"/>
      </w:r>
      <w:r w:rsidRPr="003470FD">
        <w:rPr>
          <w:lang w:val="es-ES"/>
        </w:rPr>
        <w:t>. Resumen comparativo del estado del arte.</w:t>
      </w:r>
      <w:bookmarkEnd w:id="37"/>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6C314E" w:rsidRPr="006C314E" w14:paraId="19C77207" w14:textId="77777777" w:rsidTr="00652A27">
        <w:tc>
          <w:tcPr>
            <w:tcW w:w="1471" w:type="dxa"/>
          </w:tcPr>
          <w:p w14:paraId="28FBA5BC" w14:textId="77777777" w:rsidR="006C314E" w:rsidRPr="00C264B2" w:rsidRDefault="006C314E" w:rsidP="00652A27">
            <w:pPr>
              <w:rPr>
                <w:b/>
                <w:sz w:val="18"/>
                <w:szCs w:val="18"/>
                <w:lang w:val="es-ES"/>
              </w:rPr>
            </w:pPr>
          </w:p>
        </w:tc>
        <w:tc>
          <w:tcPr>
            <w:tcW w:w="1471" w:type="dxa"/>
          </w:tcPr>
          <w:p w14:paraId="5911E839" w14:textId="42166A2C" w:rsidR="006C314E" w:rsidRPr="006C314E" w:rsidRDefault="006C314E" w:rsidP="006C314E">
            <w:pPr>
              <w:jc w:val="center"/>
              <w:rPr>
                <w:b/>
                <w:sz w:val="18"/>
                <w:szCs w:val="18"/>
                <w:lang w:val="en-US"/>
              </w:rPr>
            </w:pPr>
            <w:r w:rsidRPr="006C314E">
              <w:rPr>
                <w:b/>
                <w:sz w:val="18"/>
                <w:szCs w:val="18"/>
                <w:lang w:val="en-US"/>
              </w:rPr>
              <w:t>Joint beat and downbeat tracking with recurrent neural networks.</w:t>
            </w:r>
          </w:p>
        </w:tc>
        <w:tc>
          <w:tcPr>
            <w:tcW w:w="1471" w:type="dxa"/>
          </w:tcPr>
          <w:p w14:paraId="1F06C520" w14:textId="631D5217" w:rsidR="006C314E" w:rsidRPr="006C314E" w:rsidRDefault="006C314E" w:rsidP="006C314E">
            <w:pPr>
              <w:jc w:val="center"/>
              <w:rPr>
                <w:b/>
                <w:sz w:val="18"/>
                <w:szCs w:val="18"/>
                <w:lang w:val="en-US"/>
              </w:rPr>
            </w:pPr>
            <w:r w:rsidRPr="006C314E">
              <w:rPr>
                <w:b/>
                <w:sz w:val="18"/>
                <w:szCs w:val="18"/>
                <w:lang w:val="en-US"/>
              </w:rPr>
              <w:t>Robust downbeat tracking using an ensemble of convolutional networks.</w:t>
            </w:r>
          </w:p>
        </w:tc>
        <w:tc>
          <w:tcPr>
            <w:tcW w:w="1471" w:type="dxa"/>
          </w:tcPr>
          <w:p w14:paraId="02C89777" w14:textId="77777777" w:rsidR="006C314E" w:rsidRPr="006C314E" w:rsidRDefault="006C314E" w:rsidP="006C314E">
            <w:pPr>
              <w:jc w:val="center"/>
              <w:rPr>
                <w:b/>
                <w:sz w:val="18"/>
                <w:szCs w:val="18"/>
                <w:lang w:val="en-US"/>
              </w:rPr>
            </w:pPr>
            <w:r w:rsidRPr="006C314E">
              <w:rPr>
                <w:b/>
                <w:sz w:val="18"/>
                <w:szCs w:val="18"/>
                <w:lang w:val="en-US"/>
              </w:rPr>
              <w:t>Convolutional recurrent neural networks for music classification</w:t>
            </w:r>
          </w:p>
          <w:p w14:paraId="61C51E1C" w14:textId="77777777" w:rsidR="006C314E" w:rsidRPr="006C314E" w:rsidRDefault="006C314E" w:rsidP="006C314E">
            <w:pPr>
              <w:jc w:val="center"/>
              <w:rPr>
                <w:b/>
                <w:lang w:val="en-US"/>
              </w:rPr>
            </w:pPr>
          </w:p>
        </w:tc>
        <w:tc>
          <w:tcPr>
            <w:tcW w:w="1472" w:type="dxa"/>
          </w:tcPr>
          <w:p w14:paraId="019BC652" w14:textId="77777777" w:rsidR="006C314E" w:rsidRPr="006C314E" w:rsidRDefault="006C314E" w:rsidP="006C314E">
            <w:pPr>
              <w:jc w:val="center"/>
              <w:rPr>
                <w:b/>
                <w:sz w:val="18"/>
                <w:szCs w:val="18"/>
                <w:lang w:val="en-US"/>
              </w:rPr>
            </w:pPr>
            <w:r w:rsidRPr="006C314E">
              <w:rPr>
                <w:b/>
                <w:sz w:val="18"/>
                <w:szCs w:val="18"/>
                <w:lang w:val="en-US"/>
              </w:rPr>
              <w:t>Context-dependent beat tracking of musical audio</w:t>
            </w:r>
          </w:p>
          <w:p w14:paraId="62210EEE" w14:textId="77777777" w:rsidR="006C314E" w:rsidRPr="006C314E" w:rsidRDefault="006C314E" w:rsidP="006C314E">
            <w:pPr>
              <w:jc w:val="center"/>
              <w:rPr>
                <w:b/>
                <w:lang w:val="en-US"/>
              </w:rPr>
            </w:pPr>
          </w:p>
        </w:tc>
        <w:tc>
          <w:tcPr>
            <w:tcW w:w="1472" w:type="dxa"/>
          </w:tcPr>
          <w:p w14:paraId="2946BCD8" w14:textId="72E98D57" w:rsidR="006C314E" w:rsidRPr="006C314E" w:rsidRDefault="00152B44" w:rsidP="006C314E">
            <w:pPr>
              <w:jc w:val="center"/>
              <w:rPr>
                <w:b/>
                <w:sz w:val="18"/>
                <w:szCs w:val="18"/>
                <w:lang w:val="en-US"/>
              </w:rPr>
            </w:pPr>
            <w:r>
              <w:rPr>
                <w:b/>
                <w:sz w:val="18"/>
                <w:szCs w:val="18"/>
                <w:lang w:val="en-US"/>
              </w:rPr>
              <w:t>Deep salsa</w:t>
            </w:r>
          </w:p>
        </w:tc>
      </w:tr>
      <w:tr w:rsidR="006C314E" w:rsidRPr="00C264B2" w14:paraId="4CB197A6" w14:textId="77777777" w:rsidTr="00652A27">
        <w:tc>
          <w:tcPr>
            <w:tcW w:w="1471" w:type="dxa"/>
          </w:tcPr>
          <w:p w14:paraId="136E3BEE" w14:textId="46666667" w:rsidR="006C314E" w:rsidRPr="00C264B2" w:rsidRDefault="00C264B2" w:rsidP="00652A27">
            <w:pPr>
              <w:rPr>
                <w:b/>
                <w:sz w:val="18"/>
                <w:szCs w:val="18"/>
                <w:lang w:val="es-ES"/>
              </w:rPr>
            </w:pPr>
            <w:r w:rsidRPr="00C264B2">
              <w:rPr>
                <w:b/>
                <w:sz w:val="18"/>
                <w:szCs w:val="18"/>
                <w:lang w:val="es-ES"/>
              </w:rPr>
              <w:t>Base de datos contiene salsa</w:t>
            </w:r>
          </w:p>
        </w:tc>
        <w:tc>
          <w:tcPr>
            <w:tcW w:w="1471" w:type="dxa"/>
          </w:tcPr>
          <w:p w14:paraId="06FDD495" w14:textId="5A0E1915" w:rsidR="006C314E" w:rsidRPr="00A84AC9" w:rsidRDefault="00A84AC9" w:rsidP="00652A27">
            <w:pPr>
              <w:rPr>
                <w:sz w:val="18"/>
                <w:szCs w:val="18"/>
                <w:lang w:val="es-ES"/>
              </w:rPr>
            </w:pPr>
            <w:r>
              <w:rPr>
                <w:sz w:val="18"/>
                <w:szCs w:val="18"/>
                <w:lang w:val="es-ES"/>
              </w:rPr>
              <w:t>No</w:t>
            </w:r>
          </w:p>
        </w:tc>
        <w:tc>
          <w:tcPr>
            <w:tcW w:w="1471" w:type="dxa"/>
          </w:tcPr>
          <w:p w14:paraId="52D117AB" w14:textId="55DECC6A" w:rsidR="006C314E" w:rsidRPr="00C264B2" w:rsidRDefault="00A84AC9" w:rsidP="00652A27">
            <w:pPr>
              <w:rPr>
                <w:b/>
                <w:lang w:val="es-ES"/>
              </w:rPr>
            </w:pPr>
            <w:r>
              <w:rPr>
                <w:sz w:val="18"/>
                <w:szCs w:val="18"/>
                <w:lang w:val="es-ES"/>
              </w:rPr>
              <w:t>No</w:t>
            </w:r>
          </w:p>
        </w:tc>
        <w:tc>
          <w:tcPr>
            <w:tcW w:w="1471" w:type="dxa"/>
          </w:tcPr>
          <w:p w14:paraId="3A85D629" w14:textId="5F54D1C0" w:rsidR="006C314E" w:rsidRPr="00C264B2" w:rsidRDefault="00A84AC9" w:rsidP="00652A27">
            <w:pPr>
              <w:rPr>
                <w:b/>
                <w:lang w:val="es-ES"/>
              </w:rPr>
            </w:pPr>
            <w:r>
              <w:rPr>
                <w:sz w:val="18"/>
                <w:szCs w:val="18"/>
                <w:lang w:val="es-ES"/>
              </w:rPr>
              <w:t>No</w:t>
            </w:r>
          </w:p>
        </w:tc>
        <w:tc>
          <w:tcPr>
            <w:tcW w:w="1472" w:type="dxa"/>
          </w:tcPr>
          <w:p w14:paraId="3B75B0F8" w14:textId="53FFAB62" w:rsidR="006C314E" w:rsidRPr="00C264B2" w:rsidRDefault="00A84AC9" w:rsidP="00652A27">
            <w:pPr>
              <w:rPr>
                <w:b/>
                <w:lang w:val="es-ES"/>
              </w:rPr>
            </w:pPr>
            <w:r>
              <w:rPr>
                <w:sz w:val="18"/>
                <w:szCs w:val="18"/>
                <w:lang w:val="es-ES"/>
              </w:rPr>
              <w:t>No</w:t>
            </w:r>
          </w:p>
        </w:tc>
        <w:tc>
          <w:tcPr>
            <w:tcW w:w="1472" w:type="dxa"/>
          </w:tcPr>
          <w:p w14:paraId="2D12FE46" w14:textId="30209BA2" w:rsidR="006C314E" w:rsidRPr="00A84AC9" w:rsidRDefault="00A84AC9" w:rsidP="00652A27">
            <w:pPr>
              <w:rPr>
                <w:sz w:val="18"/>
                <w:szCs w:val="18"/>
                <w:lang w:val="es-ES"/>
              </w:rPr>
            </w:pPr>
            <w:r w:rsidRPr="00A84AC9">
              <w:rPr>
                <w:sz w:val="18"/>
                <w:szCs w:val="18"/>
                <w:lang w:val="es-ES"/>
              </w:rPr>
              <w:t>Si</w:t>
            </w:r>
          </w:p>
        </w:tc>
      </w:tr>
      <w:tr w:rsidR="006C314E" w:rsidRPr="00C264B2" w14:paraId="25F2B5D6" w14:textId="77777777" w:rsidTr="00652A27">
        <w:tc>
          <w:tcPr>
            <w:tcW w:w="1471" w:type="dxa"/>
          </w:tcPr>
          <w:p w14:paraId="54139B70" w14:textId="3CCBA76E" w:rsidR="006C314E" w:rsidRPr="00A84AC9" w:rsidRDefault="00A84AC9" w:rsidP="00652A27">
            <w:pPr>
              <w:rPr>
                <w:b/>
                <w:sz w:val="18"/>
                <w:szCs w:val="18"/>
                <w:lang w:val="es-ES"/>
              </w:rPr>
            </w:pPr>
            <w:r w:rsidRPr="00A84AC9">
              <w:rPr>
                <w:b/>
                <w:sz w:val="18"/>
                <w:szCs w:val="18"/>
                <w:lang w:val="es-ES"/>
              </w:rPr>
              <w:t xml:space="preserve">Utiliza Deep </w:t>
            </w:r>
            <w:proofErr w:type="spellStart"/>
            <w:r w:rsidRPr="00A84AC9">
              <w:rPr>
                <w:b/>
                <w:sz w:val="18"/>
                <w:szCs w:val="18"/>
                <w:lang w:val="es-ES"/>
              </w:rPr>
              <w:t>learning</w:t>
            </w:r>
            <w:proofErr w:type="spellEnd"/>
          </w:p>
        </w:tc>
        <w:tc>
          <w:tcPr>
            <w:tcW w:w="1471" w:type="dxa"/>
          </w:tcPr>
          <w:p w14:paraId="0F3EF341" w14:textId="4AB57FC3" w:rsidR="006C314E" w:rsidRPr="00C264B2" w:rsidRDefault="00A84AC9" w:rsidP="00652A27">
            <w:pPr>
              <w:rPr>
                <w:b/>
                <w:lang w:val="es-ES"/>
              </w:rPr>
            </w:pPr>
            <w:r w:rsidRPr="00A84AC9">
              <w:rPr>
                <w:sz w:val="18"/>
                <w:szCs w:val="18"/>
                <w:lang w:val="es-ES"/>
              </w:rPr>
              <w:t>Si</w:t>
            </w:r>
          </w:p>
        </w:tc>
        <w:tc>
          <w:tcPr>
            <w:tcW w:w="1471" w:type="dxa"/>
          </w:tcPr>
          <w:p w14:paraId="7D06B6BD" w14:textId="2C6C1D87" w:rsidR="006C314E" w:rsidRPr="00C264B2" w:rsidRDefault="00A84AC9" w:rsidP="00652A27">
            <w:pPr>
              <w:rPr>
                <w:b/>
                <w:lang w:val="es-ES"/>
              </w:rPr>
            </w:pPr>
            <w:r w:rsidRPr="00A84AC9">
              <w:rPr>
                <w:sz w:val="18"/>
                <w:szCs w:val="18"/>
                <w:lang w:val="es-ES"/>
              </w:rPr>
              <w:t>Si</w:t>
            </w:r>
          </w:p>
        </w:tc>
        <w:tc>
          <w:tcPr>
            <w:tcW w:w="1471" w:type="dxa"/>
          </w:tcPr>
          <w:p w14:paraId="059D5E5C" w14:textId="2C49F5EC" w:rsidR="006C314E" w:rsidRPr="00C264B2" w:rsidRDefault="00A84AC9" w:rsidP="00652A27">
            <w:pPr>
              <w:rPr>
                <w:b/>
                <w:lang w:val="es-ES"/>
              </w:rPr>
            </w:pPr>
            <w:r w:rsidRPr="00A84AC9">
              <w:rPr>
                <w:sz w:val="18"/>
                <w:szCs w:val="18"/>
                <w:lang w:val="es-ES"/>
              </w:rPr>
              <w:t>Si</w:t>
            </w:r>
          </w:p>
        </w:tc>
        <w:tc>
          <w:tcPr>
            <w:tcW w:w="1472" w:type="dxa"/>
          </w:tcPr>
          <w:p w14:paraId="01399FE8" w14:textId="3A81EF81" w:rsidR="006C314E" w:rsidRPr="00C264B2" w:rsidRDefault="00A84AC9" w:rsidP="00652A27">
            <w:pPr>
              <w:rPr>
                <w:b/>
                <w:lang w:val="es-ES"/>
              </w:rPr>
            </w:pPr>
            <w:r>
              <w:rPr>
                <w:sz w:val="18"/>
                <w:szCs w:val="18"/>
                <w:lang w:val="es-ES"/>
              </w:rPr>
              <w:t>No</w:t>
            </w:r>
          </w:p>
        </w:tc>
        <w:tc>
          <w:tcPr>
            <w:tcW w:w="1472" w:type="dxa"/>
          </w:tcPr>
          <w:p w14:paraId="1AB82867" w14:textId="20E5D5DB" w:rsidR="006C314E" w:rsidRPr="00C264B2" w:rsidRDefault="00A84AC9" w:rsidP="00652A27">
            <w:pPr>
              <w:rPr>
                <w:b/>
                <w:lang w:val="es-ES"/>
              </w:rPr>
            </w:pPr>
            <w:r w:rsidRPr="00A84AC9">
              <w:rPr>
                <w:sz w:val="18"/>
                <w:szCs w:val="18"/>
                <w:lang w:val="es-ES"/>
              </w:rPr>
              <w:t>Si</w:t>
            </w:r>
          </w:p>
        </w:tc>
      </w:tr>
      <w:tr w:rsidR="006C314E" w:rsidRPr="00C264B2" w14:paraId="1EE7F6BB" w14:textId="77777777" w:rsidTr="00652A27">
        <w:tc>
          <w:tcPr>
            <w:tcW w:w="1471" w:type="dxa"/>
          </w:tcPr>
          <w:p w14:paraId="6B369D7B" w14:textId="5639EDB4" w:rsidR="006C314E" w:rsidRPr="00A84AC9" w:rsidRDefault="00A84AC9" w:rsidP="00652A27">
            <w:pPr>
              <w:rPr>
                <w:b/>
                <w:sz w:val="18"/>
                <w:szCs w:val="18"/>
                <w:lang w:val="es-ES"/>
              </w:rPr>
            </w:pPr>
            <w:r w:rsidRPr="00A84AC9">
              <w:rPr>
                <w:b/>
                <w:sz w:val="18"/>
                <w:szCs w:val="18"/>
              </w:rPr>
              <w:t>Base de datos contiene diferentes géneros</w:t>
            </w:r>
          </w:p>
        </w:tc>
        <w:tc>
          <w:tcPr>
            <w:tcW w:w="1471" w:type="dxa"/>
          </w:tcPr>
          <w:p w14:paraId="29446BDD" w14:textId="34AD4647" w:rsidR="006C314E" w:rsidRPr="00C264B2" w:rsidRDefault="00AC5D37" w:rsidP="00652A27">
            <w:pPr>
              <w:rPr>
                <w:b/>
                <w:lang w:val="es-ES"/>
              </w:rPr>
            </w:pPr>
            <w:r w:rsidRPr="00A84AC9">
              <w:rPr>
                <w:sz w:val="18"/>
                <w:szCs w:val="18"/>
                <w:lang w:val="es-ES"/>
              </w:rPr>
              <w:t>Si</w:t>
            </w:r>
          </w:p>
        </w:tc>
        <w:tc>
          <w:tcPr>
            <w:tcW w:w="1471" w:type="dxa"/>
          </w:tcPr>
          <w:p w14:paraId="40EAB602" w14:textId="3D850F6B" w:rsidR="006C314E" w:rsidRPr="00C264B2" w:rsidRDefault="00AC5D37" w:rsidP="00652A27">
            <w:pPr>
              <w:rPr>
                <w:b/>
                <w:lang w:val="es-ES"/>
              </w:rPr>
            </w:pPr>
            <w:r w:rsidRPr="00A84AC9">
              <w:rPr>
                <w:sz w:val="18"/>
                <w:szCs w:val="18"/>
                <w:lang w:val="es-ES"/>
              </w:rPr>
              <w:t>Si</w:t>
            </w:r>
          </w:p>
        </w:tc>
        <w:tc>
          <w:tcPr>
            <w:tcW w:w="1471" w:type="dxa"/>
          </w:tcPr>
          <w:p w14:paraId="07553176" w14:textId="037BC018" w:rsidR="006C314E" w:rsidRPr="00C264B2" w:rsidRDefault="00AC5D37" w:rsidP="00652A27">
            <w:pPr>
              <w:rPr>
                <w:b/>
                <w:lang w:val="es-ES"/>
              </w:rPr>
            </w:pPr>
            <w:r w:rsidRPr="00A84AC9">
              <w:rPr>
                <w:sz w:val="18"/>
                <w:szCs w:val="18"/>
                <w:lang w:val="es-ES"/>
              </w:rPr>
              <w:t>Si</w:t>
            </w:r>
          </w:p>
        </w:tc>
        <w:tc>
          <w:tcPr>
            <w:tcW w:w="1472" w:type="dxa"/>
          </w:tcPr>
          <w:p w14:paraId="6A574153" w14:textId="2E0EA925" w:rsidR="006C314E" w:rsidRPr="00C264B2" w:rsidRDefault="00AC5D37" w:rsidP="00652A27">
            <w:pPr>
              <w:rPr>
                <w:b/>
                <w:lang w:val="es-ES"/>
              </w:rPr>
            </w:pPr>
            <w:r w:rsidRPr="00A84AC9">
              <w:rPr>
                <w:sz w:val="18"/>
                <w:szCs w:val="18"/>
                <w:lang w:val="es-ES"/>
              </w:rPr>
              <w:t>Si</w:t>
            </w:r>
          </w:p>
        </w:tc>
        <w:tc>
          <w:tcPr>
            <w:tcW w:w="1472" w:type="dxa"/>
          </w:tcPr>
          <w:p w14:paraId="3071F59B" w14:textId="500CD24B" w:rsidR="006C314E" w:rsidRPr="00C264B2" w:rsidRDefault="00AC5D37" w:rsidP="00652A27">
            <w:pPr>
              <w:rPr>
                <w:b/>
                <w:lang w:val="es-ES"/>
              </w:rPr>
            </w:pPr>
            <w:r>
              <w:rPr>
                <w:sz w:val="18"/>
                <w:szCs w:val="18"/>
                <w:lang w:val="es-ES"/>
              </w:rPr>
              <w:t>No</w:t>
            </w:r>
          </w:p>
        </w:tc>
      </w:tr>
      <w:tr w:rsidR="006C314E" w:rsidRPr="00C264B2" w14:paraId="1FA4703F" w14:textId="77777777" w:rsidTr="00652A27">
        <w:tc>
          <w:tcPr>
            <w:tcW w:w="1471" w:type="dxa"/>
          </w:tcPr>
          <w:p w14:paraId="43F118FC" w14:textId="3BA10D0D" w:rsidR="006C314E" w:rsidRPr="00A84AC9" w:rsidRDefault="00A84AC9" w:rsidP="00652A27">
            <w:pPr>
              <w:rPr>
                <w:b/>
                <w:sz w:val="18"/>
                <w:szCs w:val="18"/>
                <w:lang w:val="es-ES"/>
              </w:rPr>
            </w:pPr>
            <w:r w:rsidRPr="00A84AC9">
              <w:rPr>
                <w:b/>
                <w:sz w:val="18"/>
                <w:szCs w:val="18"/>
                <w:lang w:val="es-ES"/>
              </w:rPr>
              <w:lastRenderedPageBreak/>
              <w:t xml:space="preserve">Detecta </w:t>
            </w:r>
            <w:proofErr w:type="spellStart"/>
            <w:r w:rsidRPr="00A84AC9">
              <w:rPr>
                <w:b/>
                <w:sz w:val="18"/>
                <w:szCs w:val="18"/>
                <w:lang w:val="es-ES"/>
              </w:rPr>
              <w:t>Beats</w:t>
            </w:r>
            <w:proofErr w:type="spellEnd"/>
            <w:r w:rsidRPr="00A84AC9">
              <w:rPr>
                <w:b/>
                <w:sz w:val="18"/>
                <w:szCs w:val="18"/>
                <w:lang w:val="es-ES"/>
              </w:rPr>
              <w:t xml:space="preserve"> </w:t>
            </w:r>
            <w:r w:rsidR="00AC5D37">
              <w:rPr>
                <w:b/>
                <w:sz w:val="18"/>
                <w:szCs w:val="18"/>
                <w:lang w:val="es-ES"/>
              </w:rPr>
              <w:t xml:space="preserve">y/o </w:t>
            </w:r>
            <w:proofErr w:type="spellStart"/>
            <w:r w:rsidR="00AC5D37">
              <w:rPr>
                <w:b/>
                <w:sz w:val="18"/>
                <w:szCs w:val="18"/>
                <w:lang w:val="es-ES"/>
              </w:rPr>
              <w:t>Downbeats</w:t>
            </w:r>
            <w:proofErr w:type="spellEnd"/>
          </w:p>
        </w:tc>
        <w:tc>
          <w:tcPr>
            <w:tcW w:w="1471" w:type="dxa"/>
          </w:tcPr>
          <w:p w14:paraId="1358461B" w14:textId="4DEB60BF" w:rsidR="006C314E" w:rsidRPr="00C264B2" w:rsidRDefault="00AC5D37" w:rsidP="00652A27">
            <w:pPr>
              <w:rPr>
                <w:b/>
                <w:lang w:val="es-ES"/>
              </w:rPr>
            </w:pPr>
            <w:r w:rsidRPr="00A84AC9">
              <w:rPr>
                <w:sz w:val="18"/>
                <w:szCs w:val="18"/>
                <w:lang w:val="es-ES"/>
              </w:rPr>
              <w:t>Si</w:t>
            </w:r>
          </w:p>
        </w:tc>
        <w:tc>
          <w:tcPr>
            <w:tcW w:w="1471" w:type="dxa"/>
          </w:tcPr>
          <w:p w14:paraId="3C862305" w14:textId="59EB6BCF" w:rsidR="006C314E" w:rsidRPr="00C264B2" w:rsidRDefault="00AC5D37" w:rsidP="00652A27">
            <w:pPr>
              <w:rPr>
                <w:b/>
                <w:lang w:val="es-ES"/>
              </w:rPr>
            </w:pPr>
            <w:r w:rsidRPr="00A84AC9">
              <w:rPr>
                <w:sz w:val="18"/>
                <w:szCs w:val="18"/>
                <w:lang w:val="es-ES"/>
              </w:rPr>
              <w:t>Si</w:t>
            </w:r>
          </w:p>
        </w:tc>
        <w:tc>
          <w:tcPr>
            <w:tcW w:w="1471" w:type="dxa"/>
          </w:tcPr>
          <w:p w14:paraId="00FA4CEA" w14:textId="7C992878" w:rsidR="006C314E" w:rsidRPr="00C264B2" w:rsidRDefault="00AC5D37" w:rsidP="00652A27">
            <w:pPr>
              <w:rPr>
                <w:b/>
                <w:lang w:val="es-ES"/>
              </w:rPr>
            </w:pPr>
            <w:r>
              <w:rPr>
                <w:sz w:val="18"/>
                <w:szCs w:val="18"/>
                <w:lang w:val="es-ES"/>
              </w:rPr>
              <w:t>No</w:t>
            </w:r>
          </w:p>
        </w:tc>
        <w:tc>
          <w:tcPr>
            <w:tcW w:w="1472" w:type="dxa"/>
          </w:tcPr>
          <w:p w14:paraId="1D65552C" w14:textId="3793B7AC" w:rsidR="006C314E" w:rsidRPr="00C264B2" w:rsidRDefault="00AC5D37" w:rsidP="00652A27">
            <w:pPr>
              <w:rPr>
                <w:b/>
                <w:lang w:val="es-ES"/>
              </w:rPr>
            </w:pPr>
            <w:r w:rsidRPr="00A84AC9">
              <w:rPr>
                <w:sz w:val="18"/>
                <w:szCs w:val="18"/>
                <w:lang w:val="es-ES"/>
              </w:rPr>
              <w:t>Si</w:t>
            </w:r>
          </w:p>
        </w:tc>
        <w:tc>
          <w:tcPr>
            <w:tcW w:w="1472" w:type="dxa"/>
          </w:tcPr>
          <w:p w14:paraId="53813A3F" w14:textId="15E18559" w:rsidR="006C314E" w:rsidRPr="00C264B2" w:rsidRDefault="00AC5D37" w:rsidP="00652A27">
            <w:pPr>
              <w:rPr>
                <w:b/>
                <w:lang w:val="es-ES"/>
              </w:rPr>
            </w:pPr>
            <w:r w:rsidRPr="00A84AC9">
              <w:rPr>
                <w:sz w:val="18"/>
                <w:szCs w:val="18"/>
                <w:lang w:val="es-ES"/>
              </w:rPr>
              <w:t>Si</w:t>
            </w:r>
          </w:p>
        </w:tc>
      </w:tr>
    </w:tbl>
    <w:p w14:paraId="4F904DDB" w14:textId="03442183" w:rsidR="00E13191" w:rsidRDefault="00E13191" w:rsidP="00D3494E">
      <w:pPr>
        <w:rPr>
          <w:lang w:val="es-ES"/>
        </w:rPr>
      </w:pPr>
    </w:p>
    <w:p w14:paraId="67C6512A" w14:textId="75C90994" w:rsidR="00942E75" w:rsidRDefault="00942E75" w:rsidP="00D3494E">
      <w:pPr>
        <w:rPr>
          <w:lang w:val="es-ES"/>
        </w:rPr>
      </w:pPr>
    </w:p>
    <w:p w14:paraId="3C81761E" w14:textId="01B9CCDB" w:rsidR="00942E75" w:rsidRDefault="00942E75" w:rsidP="00D3494E">
      <w:pPr>
        <w:rPr>
          <w:lang w:val="es-ES"/>
        </w:rPr>
      </w:pPr>
    </w:p>
    <w:p w14:paraId="4FF498DE" w14:textId="4622BB0C" w:rsidR="00942E75" w:rsidRDefault="00942E75" w:rsidP="00D3494E">
      <w:pPr>
        <w:rPr>
          <w:lang w:val="es-ES"/>
        </w:rPr>
      </w:pPr>
    </w:p>
    <w:p w14:paraId="3D6E8F21" w14:textId="3FC99D2C" w:rsidR="00942E75" w:rsidRDefault="00942E75" w:rsidP="00D3494E">
      <w:pPr>
        <w:rPr>
          <w:lang w:val="es-ES"/>
        </w:rPr>
      </w:pPr>
    </w:p>
    <w:p w14:paraId="349F7D72" w14:textId="23F8EAF4" w:rsidR="00942E75" w:rsidRDefault="00942E75" w:rsidP="00D3494E">
      <w:pPr>
        <w:rPr>
          <w:lang w:val="es-ES"/>
        </w:rPr>
      </w:pPr>
    </w:p>
    <w:p w14:paraId="1F5A594D" w14:textId="68209D76" w:rsidR="00942E75" w:rsidRDefault="00942E75" w:rsidP="00D3494E">
      <w:pPr>
        <w:rPr>
          <w:lang w:val="es-ES"/>
        </w:rPr>
      </w:pPr>
    </w:p>
    <w:p w14:paraId="4645A470" w14:textId="78C23E17" w:rsidR="00942E75" w:rsidRDefault="00942E75" w:rsidP="00D3494E">
      <w:pPr>
        <w:rPr>
          <w:lang w:val="es-ES"/>
        </w:rPr>
      </w:pPr>
    </w:p>
    <w:p w14:paraId="4ED4FDA7" w14:textId="5C13CEE7" w:rsidR="00942E75" w:rsidRDefault="00942E75" w:rsidP="00D3494E">
      <w:pPr>
        <w:rPr>
          <w:lang w:val="es-ES"/>
        </w:rPr>
      </w:pPr>
    </w:p>
    <w:p w14:paraId="7EF54895" w14:textId="22EE8613" w:rsidR="00942E75" w:rsidRDefault="00942E75" w:rsidP="00D3494E">
      <w:pPr>
        <w:rPr>
          <w:lang w:val="es-ES"/>
        </w:rPr>
      </w:pPr>
    </w:p>
    <w:p w14:paraId="339A49D0" w14:textId="410E9245" w:rsidR="00942E75" w:rsidRDefault="00942E75" w:rsidP="00D3494E">
      <w:pPr>
        <w:rPr>
          <w:lang w:val="es-ES"/>
        </w:rPr>
      </w:pPr>
    </w:p>
    <w:p w14:paraId="670E3582" w14:textId="2727B144" w:rsidR="00942E75" w:rsidRDefault="00942E75" w:rsidP="00D3494E">
      <w:pPr>
        <w:rPr>
          <w:lang w:val="es-ES"/>
        </w:rPr>
      </w:pPr>
    </w:p>
    <w:p w14:paraId="38C84CE7" w14:textId="773B1387" w:rsidR="00942E75" w:rsidRDefault="00942E75" w:rsidP="00D3494E">
      <w:pPr>
        <w:rPr>
          <w:lang w:val="es-ES"/>
        </w:rPr>
      </w:pPr>
    </w:p>
    <w:p w14:paraId="30692B8A" w14:textId="4DB80C99" w:rsidR="00942E75" w:rsidRDefault="00942E75" w:rsidP="00D3494E">
      <w:pPr>
        <w:rPr>
          <w:lang w:val="es-ES"/>
        </w:rPr>
      </w:pPr>
    </w:p>
    <w:p w14:paraId="28C81DA7" w14:textId="202661DE" w:rsidR="00942E75" w:rsidRDefault="00942E75" w:rsidP="00D3494E">
      <w:pPr>
        <w:rPr>
          <w:lang w:val="es-ES"/>
        </w:rPr>
      </w:pPr>
    </w:p>
    <w:p w14:paraId="7B853F16" w14:textId="41D22D19" w:rsidR="00942E75" w:rsidRDefault="00942E75" w:rsidP="00D3494E">
      <w:pPr>
        <w:rPr>
          <w:lang w:val="es-ES"/>
        </w:rPr>
      </w:pPr>
    </w:p>
    <w:p w14:paraId="3718E688" w14:textId="5150D010" w:rsidR="00942E75" w:rsidRDefault="00942E75" w:rsidP="00D3494E">
      <w:pPr>
        <w:rPr>
          <w:lang w:val="es-ES"/>
        </w:rPr>
      </w:pPr>
    </w:p>
    <w:p w14:paraId="244ADBCB" w14:textId="66DEB663" w:rsidR="00942E75" w:rsidRDefault="00942E75" w:rsidP="00D3494E">
      <w:pPr>
        <w:rPr>
          <w:lang w:val="es-ES"/>
        </w:rPr>
      </w:pPr>
    </w:p>
    <w:p w14:paraId="0907E449" w14:textId="0ECD82B7" w:rsidR="00942E75" w:rsidRDefault="00942E75" w:rsidP="00D3494E">
      <w:pPr>
        <w:rPr>
          <w:lang w:val="es-ES"/>
        </w:rPr>
      </w:pPr>
    </w:p>
    <w:p w14:paraId="7D1C50D0" w14:textId="42552D74" w:rsidR="00942E75" w:rsidRDefault="00942E75" w:rsidP="00D3494E">
      <w:pPr>
        <w:rPr>
          <w:lang w:val="es-ES"/>
        </w:rPr>
      </w:pPr>
    </w:p>
    <w:p w14:paraId="58BD9893" w14:textId="7C932CA5" w:rsidR="00942E75" w:rsidRDefault="00942E75" w:rsidP="00D3494E">
      <w:pPr>
        <w:rPr>
          <w:lang w:val="es-ES"/>
        </w:rPr>
      </w:pPr>
    </w:p>
    <w:p w14:paraId="3524AFB3" w14:textId="77777777" w:rsidR="00942E75" w:rsidRDefault="00942E75" w:rsidP="00D3494E">
      <w:pPr>
        <w:rPr>
          <w:lang w:val="es-ES"/>
        </w:rPr>
      </w:pPr>
    </w:p>
    <w:p w14:paraId="34CFEBE0" w14:textId="77777777" w:rsidR="00942E75" w:rsidRPr="00C264B2" w:rsidRDefault="00942E75" w:rsidP="00D3494E">
      <w:pPr>
        <w:rPr>
          <w:lang w:val="es-ES"/>
        </w:rPr>
      </w:pPr>
    </w:p>
    <w:p w14:paraId="2887AC8C" w14:textId="77777777" w:rsidR="00752A7B" w:rsidRPr="000F15F7" w:rsidRDefault="00752A7B" w:rsidP="00752A7B">
      <w:pPr>
        <w:pStyle w:val="Ttulo2"/>
      </w:pPr>
      <w:bookmarkStart w:id="38" w:name="_Toc26965953"/>
      <w:r w:rsidRPr="000F15F7">
        <w:lastRenderedPageBreak/>
        <w:t>Metodología</w:t>
      </w:r>
      <w:bookmarkEnd w:id="38"/>
    </w:p>
    <w:p w14:paraId="552B397B" w14:textId="77777777" w:rsidR="002D5B98" w:rsidRPr="00B064CB" w:rsidRDefault="002D5B98" w:rsidP="002D5B98">
      <w:pPr>
        <w:rPr>
          <w:rFonts w:cs="Segoe UI"/>
          <w:b/>
        </w:rPr>
      </w:pPr>
    </w:p>
    <w:p w14:paraId="76490F0E" w14:textId="77777777" w:rsidR="002D5B98" w:rsidRPr="00A67042" w:rsidRDefault="002D5B98" w:rsidP="002D5B98">
      <w:pPr>
        <w:pStyle w:val="Ttulo3"/>
      </w:pPr>
      <w:bookmarkStart w:id="39" w:name="_Toc26965954"/>
      <w:r w:rsidRPr="00A67042">
        <w:t>Esquema de trabajo</w:t>
      </w:r>
      <w:bookmarkEnd w:id="39"/>
    </w:p>
    <w:p w14:paraId="6BD37116" w14:textId="1E808D64" w:rsidR="002D5B98" w:rsidRDefault="002D5B98" w:rsidP="002D5B98">
      <w:r>
        <w:t xml:space="preserve">Para la realización del proyecto se llegó al acuerdo de tener reuniones semanales con los tutores, esta </w:t>
      </w:r>
      <w:r w:rsidR="001B3992">
        <w:t>se presenta</w:t>
      </w:r>
      <w:r>
        <w:t xml:space="preserve"> una vez a la semana con una duración entre 30 y 60 minutos. En el caso de que </w:t>
      </w:r>
      <w:r w:rsidR="001B3992">
        <w:t>sucediera</w:t>
      </w:r>
      <w:r>
        <w:t xml:space="preserve"> algún </w:t>
      </w:r>
      <w:r w:rsidRPr="001B3992">
        <w:t>imprevisto</w:t>
      </w:r>
      <w:r>
        <w:t xml:space="preserve"> o </w:t>
      </w:r>
      <w:r w:rsidR="00B61980">
        <w:t xml:space="preserve">la validación de </w:t>
      </w:r>
      <w:r>
        <w:t>alguna entrega del proyecto,</w:t>
      </w:r>
      <w:r w:rsidR="00B61980">
        <w:t xml:space="preserve"> entonces</w:t>
      </w:r>
      <w:r>
        <w:t xml:space="preserve"> se pact</w:t>
      </w:r>
      <w:r w:rsidR="00A03B88">
        <w:t>aron</w:t>
      </w:r>
      <w:r>
        <w:t xml:space="preserve"> reuniones adicionales con los tutores. También, fue necesario requerir los servicios de</w:t>
      </w:r>
      <w:r w:rsidR="00140A3A">
        <w:t xml:space="preserve"> la oficina de</w:t>
      </w:r>
      <w:r>
        <w:t xml:space="preserve"> SYRI</w:t>
      </w:r>
      <w:r w:rsidR="00140A3A">
        <w:t xml:space="preserve"> </w:t>
      </w:r>
      <w:r w:rsidR="00BE14A1">
        <w:t>Operaciones</w:t>
      </w:r>
      <w:r>
        <w:t xml:space="preserve"> para proceder con la instalación del software necesario en los computadores de la universidad. </w:t>
      </w:r>
      <w:r w:rsidR="00D60A10">
        <w:t>S</w:t>
      </w:r>
      <w:r>
        <w:t xml:space="preserve">e </w:t>
      </w:r>
      <w:r w:rsidR="00B61980">
        <w:t>realizó</w:t>
      </w:r>
      <w:r>
        <w:t xml:space="preserve"> una solicitud</w:t>
      </w:r>
      <w:r w:rsidR="008C7E6D">
        <w:t>,</w:t>
      </w:r>
      <w:r w:rsidR="00B61980">
        <w:t xml:space="preserve"> para que</w:t>
      </w:r>
      <w:r w:rsidR="008C7E6D">
        <w:t xml:space="preserve"> posteriormente el equipo de SYRI asign</w:t>
      </w:r>
      <w:r w:rsidR="00A03B88">
        <w:t>e</w:t>
      </w:r>
      <w:r w:rsidR="008C7E6D">
        <w:t xml:space="preserve"> </w:t>
      </w:r>
      <w:r w:rsidR="00BE14A1">
        <w:t xml:space="preserve">a </w:t>
      </w:r>
      <w:r w:rsidR="008C7E6D">
        <w:t xml:space="preserve">una persona </w:t>
      </w:r>
      <w:r w:rsidR="00D60A10">
        <w:t>la labor</w:t>
      </w:r>
      <w:r w:rsidR="008C7E6D">
        <w:t xml:space="preserve"> de brindar los permisos de administrador para la instalación del software</w:t>
      </w:r>
      <w:r w:rsidR="00140A3A">
        <w:t xml:space="preserve"> necesario para la realización </w:t>
      </w:r>
      <w:r w:rsidR="007C4C6C" w:rsidRPr="007C4C6C">
        <w:t>de la toma de los datos a través de la herramienta</w:t>
      </w:r>
      <w:r w:rsidR="00B72A5B">
        <w:t xml:space="preserve">, todo esto </w:t>
      </w:r>
      <w:r w:rsidR="00597A4E">
        <w:t>sucedió</w:t>
      </w:r>
      <w:r w:rsidR="00140A3A">
        <w:t xml:space="preserve"> en la sala 30</w:t>
      </w:r>
      <w:r w:rsidR="002E4027">
        <w:t>9</w:t>
      </w:r>
      <w:r w:rsidR="00140A3A">
        <w:t xml:space="preserve"> del edificio C</w:t>
      </w:r>
      <w:r w:rsidR="00BE14A1">
        <w:t xml:space="preserve"> </w:t>
      </w:r>
      <w:r w:rsidR="000B4D02">
        <w:t>en</w:t>
      </w:r>
      <w:r w:rsidR="00BE14A1">
        <w:t xml:space="preserve"> la </w:t>
      </w:r>
      <w:r w:rsidR="001A59D8">
        <w:t>u</w:t>
      </w:r>
      <w:r w:rsidR="00BE14A1">
        <w:t>niversidad Icesi</w:t>
      </w:r>
      <w:r w:rsidR="008C7E6D">
        <w:t>.</w:t>
      </w:r>
    </w:p>
    <w:p w14:paraId="79BB44F6" w14:textId="77777777" w:rsidR="00752A7B" w:rsidRPr="0016025E" w:rsidRDefault="00752A7B" w:rsidP="000B4D02">
      <w:pPr>
        <w:pStyle w:val="Descripcin"/>
        <w:ind w:left="0"/>
        <w:rPr>
          <w:lang w:val="es-ES"/>
        </w:rPr>
      </w:pPr>
    </w:p>
    <w:p w14:paraId="20518249" w14:textId="77777777" w:rsidR="00752A7B" w:rsidRDefault="00752A7B" w:rsidP="00752A7B">
      <w:pPr>
        <w:pStyle w:val="Ttulo3"/>
      </w:pPr>
      <w:bookmarkStart w:id="40" w:name="_Toc26965955"/>
      <w:r w:rsidRPr="00CD1DFB">
        <w:t>Fases de desarrollo del proyecto</w:t>
      </w:r>
      <w:bookmarkEnd w:id="40"/>
    </w:p>
    <w:p w14:paraId="5CD1B399" w14:textId="570C30BD" w:rsidR="00910AEA" w:rsidRDefault="0088441A" w:rsidP="00752A7B">
      <w:r>
        <w:t xml:space="preserve">Para la realización de este proyecto se </w:t>
      </w:r>
      <w:r w:rsidR="00700F64">
        <w:t>implementarán dos metodologías distintas</w:t>
      </w:r>
      <w:r w:rsidR="00A713CB">
        <w:t xml:space="preserve">. </w:t>
      </w:r>
      <w:r w:rsidR="00601ABC">
        <w:t>E</w:t>
      </w:r>
      <w:r w:rsidR="00A713CB">
        <w:t>l</w:t>
      </w:r>
      <w:r w:rsidR="000B4D02">
        <w:t xml:space="preserve"> proyecto consiste en la realización de un software que tenga la capacidad de recolectar los datos proporcionados por un usuario de la sensación del pulso,</w:t>
      </w:r>
      <w:r w:rsidR="00601ABC">
        <w:t xml:space="preserve"> </w:t>
      </w:r>
      <w:r w:rsidR="000B4D02">
        <w:t xml:space="preserve">esta tarea es posible solucionarla aplicando un modelo de ciclo de vida incremental. </w:t>
      </w:r>
      <w:r w:rsidR="00601ABC">
        <w:t>P</w:t>
      </w:r>
      <w:r w:rsidR="00A713CB">
        <w:t>osteriormente</w:t>
      </w:r>
      <w:r w:rsidR="00601ABC">
        <w:t>,</w:t>
      </w:r>
      <w:r w:rsidR="00A713CB">
        <w:t xml:space="preserve"> se busca entrenar y validar modelos de analítica de datos que sean capaces de predecir la posición del pulso en una canción de salsa, estos modelos serán entrenados con los datos recopilados por la herramienta, para esta labor la mejor opción es la metodología CRISP-DM </w:t>
      </w:r>
      <w:r w:rsidR="004B5BB0">
        <w:fldChar w:fldCharType="begin" w:fldLock="1"/>
      </w:r>
      <w:r w:rsidR="00681256">
        <w:instrText>ADDIN CSL_CITATION {"citationItems":[{"id":"ITEM-1","itemData":{"abstract":"El software IBM Business Analytics ofrece información completa, coherente y precisa en la que los órganos de toma de decisiones confían para mejorar el rendimiento comercial. Un conjunto integral de inteligencia empresarial, análisis predictivo,, rendimiento comercial y gestión de estrategias,así como de aplicaciones de análisis le ofrece una información clara, inmediata e interactiva del rendimiento actual y la capacidad para predecir resultados futuros. En combinación con extensas soluciones sectoriales, prácticas probadas y servicios profesionales, las organizaciones de cualquier tamaño pueden conseguir el máximo de productividad y alcanzar mejores resultados. Como partedeestafamilia, elsoftware de análisispredictivodeIBM SPSS ayudaalas organizaciones a predecir eventos futuros y actuar proactivamente según esa información para lograr mejores resultados comerciales. Los clientes comerciales, gubernamentales y académicos de todo el mundo confían en la tecnología de IBM SPSS como ventaja ante la competencia para atraer, retener y hacer crecer los clientes, reduciendo al mismo tiempo el fraude y reduciendo el riesgo. Al incorporar el software de IBM SPSS en sus operaciones diarias, las organizaciones se convierten en empresas predictivas, capaces de dirigir y automatizar decisiones para alcanzar los objetivos comerciales y lograr una ventaja considerable sobre la competencia. Para obtener más información","author":[{"dropping-particle":"","family":"IBM","given":"International Business Machines.","non-dropping-particle":"","parse-names":false,"suffix":""}],"container-title":"IBM Corporation","id":"ITEM-1","issued":{"date-parts":[["2012"]]},"page":"56","title":"Manual CRISP-DM de IBM SPSS Modeler","type":"article-journal"},"uris":["http://www.mendeley.com/documents/?uuid=0a030658-4c56-4937-8fd6-9976b754aabf"]}],"mendeley":{"formattedCitation":"(IBM, 2012)","plainTextFormattedCitation":"(IBM, 2012)","previouslyFormattedCitation":"(IBM, 2012)"},"properties":{"noteIndex":0},"schema":"https://github.com/citation-style-language/schema/raw/master/csl-citation.json"}</w:instrText>
      </w:r>
      <w:r w:rsidR="004B5BB0">
        <w:fldChar w:fldCharType="separate"/>
      </w:r>
      <w:r w:rsidR="004B5BB0" w:rsidRPr="004B5BB0">
        <w:rPr>
          <w:noProof/>
        </w:rPr>
        <w:t>(IBM, 2012)</w:t>
      </w:r>
      <w:r w:rsidR="004B5BB0">
        <w:fldChar w:fldCharType="end"/>
      </w:r>
      <w:r w:rsidR="00541E4D">
        <w:t>.</w:t>
      </w:r>
    </w:p>
    <w:p w14:paraId="7CA06BED" w14:textId="45AB0039" w:rsidR="00541E4D" w:rsidRDefault="00541E4D" w:rsidP="00752A7B">
      <w:r>
        <w:t xml:space="preserve">Se seleccionó el ciclo de vida incremental ya que </w:t>
      </w:r>
      <w:r w:rsidR="00555826">
        <w:t xml:space="preserve">cuenta con las siguientes ventajas: </w:t>
      </w:r>
      <w:r w:rsidR="00276C9A">
        <w:t>p</w:t>
      </w:r>
      <w:r w:rsidR="00555826">
        <w:t xml:space="preserve">rimero, permite la realización de cambios del tamaño de los incrementos si es necesario. Segundo, </w:t>
      </w:r>
      <w:r w:rsidR="0070406F">
        <w:t>al efectuar el desarrollo de un software dividido en diferentes incrementos, lo que se logra es obtener una rápida y constante retroalimentación de c</w:t>
      </w:r>
      <w:r w:rsidR="007C4C6C">
        <w:t>ó</w:t>
      </w:r>
      <w:r w:rsidR="0070406F">
        <w:t>mo est</w:t>
      </w:r>
      <w:r w:rsidR="007C4C6C">
        <w:t>á</w:t>
      </w:r>
      <w:r w:rsidR="0070406F">
        <w:t xml:space="preserve"> encaminado el proyecto. Tercero,</w:t>
      </w:r>
      <w:r w:rsidR="00581CDD">
        <w:t xml:space="preserve"> </w:t>
      </w:r>
      <w:r w:rsidR="00DE43AC">
        <w:t xml:space="preserve">se realizan entregas constantes a el usuario, </w:t>
      </w:r>
      <w:r w:rsidR="00601ABC">
        <w:t>é</w:t>
      </w:r>
      <w:r w:rsidR="00DE43AC">
        <w:t>st</w:t>
      </w:r>
      <w:r w:rsidR="00601ABC">
        <w:t>e</w:t>
      </w:r>
      <w:r w:rsidR="00DE43AC">
        <w:t xml:space="preserve"> al utilizar y probar cada nuevo incremento se involucra más con el proyecto.</w:t>
      </w:r>
    </w:p>
    <w:p w14:paraId="55CAA4AD" w14:textId="7FF276A4" w:rsidR="00DE43AC" w:rsidRDefault="00DE43AC" w:rsidP="00752A7B">
      <w:r>
        <w:t>La metodología CRISP-DM fue elegida ya que aporta una guía completa para usuarios principiantes en el área de la analítica de datos. E</w:t>
      </w:r>
      <w:r w:rsidR="00601ABC">
        <w:t>s de gran</w:t>
      </w:r>
      <w:r>
        <w:t xml:space="preserve"> ayuda por lo que </w:t>
      </w:r>
      <w:r>
        <w:lastRenderedPageBreak/>
        <w:t>establece cuales</w:t>
      </w:r>
      <w:r w:rsidR="00601ABC">
        <w:t xml:space="preserve"> pueden</w:t>
      </w:r>
      <w:r>
        <w:t xml:space="preserve"> s</w:t>
      </w:r>
      <w:r w:rsidR="00601ABC">
        <w:t>er</w:t>
      </w:r>
      <w:r>
        <w:t xml:space="preserve"> las etapas de la metodología y provee una</w:t>
      </w:r>
      <w:r w:rsidR="00EE0412">
        <w:t xml:space="preserve"> lista de</w:t>
      </w:r>
      <w:r>
        <w:t xml:space="preserve"> posible</w:t>
      </w:r>
      <w:r w:rsidR="00EE0412">
        <w:t>s</w:t>
      </w:r>
      <w:r>
        <w:t xml:space="preserve"> actividades y entregables para cada una de estas.</w:t>
      </w:r>
    </w:p>
    <w:p w14:paraId="15F38013" w14:textId="032C0EA1" w:rsidR="00910AEA" w:rsidRPr="00910AEA" w:rsidRDefault="003E5170" w:rsidP="00752A7B">
      <w:pPr>
        <w:rPr>
          <w:rFonts w:cs="Segoe UI"/>
        </w:rPr>
      </w:pPr>
      <w:r>
        <w:t>Para la metodología incremental s</w:t>
      </w:r>
      <w:r w:rsidR="00910AEA">
        <w:t xml:space="preserve">e definieron </w:t>
      </w:r>
      <w:r w:rsidR="00DE43AC">
        <w:t>cuatro</w:t>
      </w:r>
      <w:r w:rsidR="00910AEA">
        <w:t xml:space="preserve"> incrementos</w:t>
      </w:r>
      <w:r>
        <w:t>, el cuarto hace uso de la metodología CRISP-DM, ya que hace referencia a una tarea de analítica de datos. Los incrementos detalladamente son</w:t>
      </w:r>
      <w:r w:rsidR="00910AEA">
        <w:t>:</w:t>
      </w:r>
    </w:p>
    <w:p w14:paraId="4239AB4B" w14:textId="1A6E3CBD" w:rsidR="00910AEA" w:rsidRDefault="00910AEA" w:rsidP="00910AEA">
      <w:pPr>
        <w:pStyle w:val="Prrafodelista"/>
        <w:numPr>
          <w:ilvl w:val="0"/>
          <w:numId w:val="8"/>
        </w:numPr>
        <w:rPr>
          <w:rFonts w:ascii="Segoe UI" w:hAnsi="Segoe UI" w:cs="Segoe UI"/>
        </w:rPr>
      </w:pPr>
      <w:r>
        <w:rPr>
          <w:rFonts w:ascii="Segoe UI" w:hAnsi="Segoe UI" w:cs="Segoe UI"/>
        </w:rPr>
        <w:t>Base de datos:</w:t>
      </w:r>
      <w:r w:rsidR="00453713">
        <w:rPr>
          <w:rFonts w:ascii="Segoe UI" w:hAnsi="Segoe UI" w:cs="Segoe UI"/>
        </w:rPr>
        <w:t xml:space="preserve"> </w:t>
      </w:r>
      <w:r w:rsidR="00276C9A">
        <w:rPr>
          <w:rFonts w:ascii="Segoe UI" w:hAnsi="Segoe UI" w:cs="Segoe UI"/>
        </w:rPr>
        <w:t>c</w:t>
      </w:r>
      <w:r w:rsidR="00453713">
        <w:rPr>
          <w:rFonts w:ascii="Segoe UI" w:hAnsi="Segoe UI" w:cs="Segoe UI"/>
        </w:rPr>
        <w:t>onsiste en la realización del modelo y posterior despliegue de la base de datos para almacenar toda la información recopilada por el sistema.</w:t>
      </w:r>
    </w:p>
    <w:p w14:paraId="49658F5B" w14:textId="75D90458" w:rsidR="00910AEA" w:rsidRDefault="00910AEA" w:rsidP="00910AEA">
      <w:pPr>
        <w:pStyle w:val="Prrafodelista"/>
        <w:numPr>
          <w:ilvl w:val="0"/>
          <w:numId w:val="8"/>
        </w:numPr>
        <w:rPr>
          <w:rFonts w:ascii="Segoe UI" w:hAnsi="Segoe UI" w:cs="Segoe UI"/>
        </w:rPr>
      </w:pPr>
      <w:r>
        <w:rPr>
          <w:rFonts w:ascii="Segoe UI" w:hAnsi="Segoe UI" w:cs="Segoe UI"/>
        </w:rPr>
        <w:t>Servidor:</w:t>
      </w:r>
      <w:r w:rsidR="00453713">
        <w:rPr>
          <w:rFonts w:ascii="Segoe UI" w:hAnsi="Segoe UI" w:cs="Segoe UI"/>
        </w:rPr>
        <w:t xml:space="preserve"> </w:t>
      </w:r>
      <w:r w:rsidR="00276C9A">
        <w:rPr>
          <w:rFonts w:ascii="Segoe UI" w:hAnsi="Segoe UI" w:cs="Segoe UI"/>
        </w:rPr>
        <w:t>c</w:t>
      </w:r>
      <w:r w:rsidR="00453713">
        <w:rPr>
          <w:rFonts w:ascii="Segoe UI" w:hAnsi="Segoe UI" w:cs="Segoe UI"/>
        </w:rPr>
        <w:t>orresponde al desarrollo de un servidor que cuente con la capacidad de comunicarse con varios clientes, además de realizar consultas y modificaciones a la base de datos.</w:t>
      </w:r>
    </w:p>
    <w:p w14:paraId="55B7A771" w14:textId="3C64139D" w:rsidR="00910AEA" w:rsidRDefault="00910AEA" w:rsidP="00910AEA">
      <w:pPr>
        <w:pStyle w:val="Prrafodelista"/>
        <w:numPr>
          <w:ilvl w:val="0"/>
          <w:numId w:val="8"/>
        </w:numPr>
        <w:rPr>
          <w:rFonts w:ascii="Segoe UI" w:hAnsi="Segoe UI" w:cs="Segoe UI"/>
        </w:rPr>
      </w:pPr>
      <w:r>
        <w:rPr>
          <w:rFonts w:ascii="Segoe UI" w:hAnsi="Segoe UI" w:cs="Segoe UI"/>
        </w:rPr>
        <w:t>Cliente:</w:t>
      </w:r>
      <w:r w:rsidR="00453713">
        <w:rPr>
          <w:rFonts w:ascii="Segoe UI" w:hAnsi="Segoe UI" w:cs="Segoe UI"/>
        </w:rPr>
        <w:t xml:space="preserve"> </w:t>
      </w:r>
      <w:r w:rsidR="00276C9A">
        <w:rPr>
          <w:rFonts w:ascii="Segoe UI" w:hAnsi="Segoe UI" w:cs="Segoe UI"/>
        </w:rPr>
        <w:t>d</w:t>
      </w:r>
      <w:r w:rsidR="00D77A65">
        <w:rPr>
          <w:rFonts w:ascii="Segoe UI" w:hAnsi="Segoe UI" w:cs="Segoe UI"/>
        </w:rPr>
        <w:t>esarrollo de una interfaz gr</w:t>
      </w:r>
      <w:r w:rsidR="007C4C6C">
        <w:rPr>
          <w:rFonts w:ascii="Segoe UI" w:hAnsi="Segoe UI" w:cs="Segoe UI"/>
        </w:rPr>
        <w:t>á</w:t>
      </w:r>
      <w:r w:rsidR="00D77A65">
        <w:rPr>
          <w:rFonts w:ascii="Segoe UI" w:hAnsi="Segoe UI" w:cs="Segoe UI"/>
        </w:rPr>
        <w:t>fica capaz de reproducir audio y capturar las interacciones de los usuarios al marcar la sensación del pulso, además cuenta con la capacidad de comunicación con el servidor para enviar todo lo registrado en la interfaz.</w:t>
      </w:r>
    </w:p>
    <w:p w14:paraId="22CE5A79" w14:textId="23364230" w:rsidR="00F573B3" w:rsidRPr="00910AEA" w:rsidRDefault="00F573B3" w:rsidP="00910AEA">
      <w:pPr>
        <w:pStyle w:val="Prrafodelista"/>
        <w:numPr>
          <w:ilvl w:val="0"/>
          <w:numId w:val="8"/>
        </w:numPr>
        <w:rPr>
          <w:rFonts w:ascii="Segoe UI" w:hAnsi="Segoe UI" w:cs="Segoe UI"/>
        </w:rPr>
      </w:pPr>
      <w:r>
        <w:rPr>
          <w:rFonts w:ascii="Segoe UI" w:hAnsi="Segoe UI" w:cs="Segoe UI"/>
        </w:rPr>
        <w:t xml:space="preserve">Modelos de analítica de datos: </w:t>
      </w:r>
      <w:r w:rsidR="00276C9A">
        <w:rPr>
          <w:rFonts w:ascii="Segoe UI" w:hAnsi="Segoe UI" w:cs="Segoe UI"/>
        </w:rPr>
        <w:t>c</w:t>
      </w:r>
      <w:r w:rsidR="00666B86">
        <w:rPr>
          <w:rFonts w:ascii="Segoe UI" w:hAnsi="Segoe UI" w:cs="Segoe UI"/>
        </w:rPr>
        <w:t>onsiste en el entrenamiento y posterior evaluación de modelos de inteligencia artificial para la predicción del pulso en las canciones de salsa, todo esto utilizando los datos recolectados por la herramienta desarrollada en los primeros tres incrementos.</w:t>
      </w:r>
    </w:p>
    <w:p w14:paraId="32C5561D" w14:textId="62F8B8AF" w:rsidR="004D1FD9" w:rsidRDefault="004D1FD9" w:rsidP="00752A7B">
      <w:r>
        <w:t>Es importante mencionar que al acabar el incremento</w:t>
      </w:r>
      <w:r w:rsidR="00B67B16">
        <w:t xml:space="preserve"> número</w:t>
      </w:r>
      <w:r>
        <w:t xml:space="preserve"> tres, se procederá a realizar las sesiones de marcación del pulso con los estudiantes voluntarios</w:t>
      </w:r>
      <w:r w:rsidR="00C67A9F">
        <w:t>, consisten en citar a los estudiantes con conocimientos musicales y hacer que usen la herramienta desarrollada</w:t>
      </w:r>
      <w:r>
        <w:t>. Se realizarán las sesiones necesarias para realizar la marcación de aproximadamente 500 canciones, donde cada una de estas debe ser marcada por tres estudiantes diferentes. Al culminar estas sesiones se procederá con el desarrollo del incremento</w:t>
      </w:r>
      <w:r w:rsidR="007C4C6C">
        <w:t xml:space="preserve"> número</w:t>
      </w:r>
      <w:r>
        <w:t xml:space="preserve"> cuatro.</w:t>
      </w:r>
    </w:p>
    <w:p w14:paraId="1C361A55" w14:textId="5942D8D3" w:rsidR="008332B2" w:rsidRPr="003470FD" w:rsidRDefault="00755753" w:rsidP="00835583">
      <w:r w:rsidRPr="00C67A9F">
        <w:t xml:space="preserve">En la tabla </w:t>
      </w:r>
      <w:r w:rsidR="004B5BB0" w:rsidRPr="00C67A9F">
        <w:t>2</w:t>
      </w:r>
      <w:r w:rsidRPr="00C67A9F">
        <w:t xml:space="preserve">, se pueden encontrar las fases de </w:t>
      </w:r>
      <w:r w:rsidR="008332B2" w:rsidRPr="00C67A9F">
        <w:t>del ciclo de vida incremental (análisis, diseño, implementación y pruebas, despliegue), cada una con sus</w:t>
      </w:r>
      <w:r w:rsidR="00B03B50" w:rsidRPr="00C67A9F">
        <w:t xml:space="preserve"> actividades y</w:t>
      </w:r>
      <w:r w:rsidR="008332B2" w:rsidRPr="00C67A9F">
        <w:t xml:space="preserve"> entregables correspondientes.</w:t>
      </w:r>
    </w:p>
    <w:p w14:paraId="48D25D04" w14:textId="6F528F10" w:rsidR="003470FD" w:rsidRPr="003470FD" w:rsidRDefault="003470FD" w:rsidP="003470FD">
      <w:pPr>
        <w:pStyle w:val="Descripcin"/>
        <w:keepNext/>
        <w:rPr>
          <w:lang w:val="es-ES"/>
        </w:rPr>
      </w:pPr>
      <w:bookmarkStart w:id="41" w:name="_Toc26966035"/>
      <w:r w:rsidRPr="003470FD">
        <w:rPr>
          <w:lang w:val="es-ES"/>
        </w:rPr>
        <w:t xml:space="preserve">Tabla  </w:t>
      </w:r>
      <w:r>
        <w:fldChar w:fldCharType="begin"/>
      </w:r>
      <w:r w:rsidRPr="003470FD">
        <w:rPr>
          <w:lang w:val="es-ES"/>
        </w:rPr>
        <w:instrText xml:space="preserve"> SEQ Tabla_ \* ARABIC </w:instrText>
      </w:r>
      <w:r>
        <w:fldChar w:fldCharType="separate"/>
      </w:r>
      <w:r w:rsidR="00E67528">
        <w:rPr>
          <w:noProof/>
          <w:lang w:val="es-ES"/>
        </w:rPr>
        <w:t>2</w:t>
      </w:r>
      <w:r>
        <w:fldChar w:fldCharType="end"/>
      </w:r>
      <w:r w:rsidRPr="003470FD">
        <w:rPr>
          <w:lang w:val="es-ES"/>
        </w:rPr>
        <w:t>. Actividades y entregables para cada una de las fases de desarrollo en el modelo incremental.</w:t>
      </w:r>
      <w:bookmarkEnd w:id="41"/>
    </w:p>
    <w:tbl>
      <w:tblPr>
        <w:tblStyle w:val="Tablaconcuadrcula"/>
        <w:tblW w:w="0" w:type="auto"/>
        <w:tblLook w:val="04A0" w:firstRow="1" w:lastRow="0" w:firstColumn="1" w:lastColumn="0" w:noHBand="0" w:noVBand="1"/>
      </w:tblPr>
      <w:tblGrid>
        <w:gridCol w:w="2263"/>
        <w:gridCol w:w="3480"/>
        <w:gridCol w:w="3085"/>
      </w:tblGrid>
      <w:tr w:rsidR="00BA0DBE" w14:paraId="03392BE6" w14:textId="77777777" w:rsidTr="009D69BE">
        <w:tc>
          <w:tcPr>
            <w:tcW w:w="2263" w:type="dxa"/>
          </w:tcPr>
          <w:p w14:paraId="189A9251" w14:textId="03682A30" w:rsidR="00BA0DBE" w:rsidRPr="004B5BB0" w:rsidRDefault="00BA0DBE" w:rsidP="00221CA2">
            <w:pPr>
              <w:jc w:val="center"/>
              <w:rPr>
                <w:b/>
                <w:sz w:val="20"/>
                <w:szCs w:val="20"/>
              </w:rPr>
            </w:pPr>
            <w:r w:rsidRPr="004B5BB0">
              <w:rPr>
                <w:b/>
                <w:sz w:val="20"/>
                <w:szCs w:val="20"/>
              </w:rPr>
              <w:t>Fases de desarrollo.</w:t>
            </w:r>
          </w:p>
        </w:tc>
        <w:tc>
          <w:tcPr>
            <w:tcW w:w="3480" w:type="dxa"/>
          </w:tcPr>
          <w:p w14:paraId="367C807E" w14:textId="5B27BA86" w:rsidR="00BA0DBE" w:rsidRPr="004B5BB0" w:rsidRDefault="00BA0DBE" w:rsidP="00221CA2">
            <w:pPr>
              <w:jc w:val="center"/>
              <w:rPr>
                <w:b/>
                <w:sz w:val="20"/>
                <w:szCs w:val="20"/>
              </w:rPr>
            </w:pPr>
            <w:r w:rsidRPr="004B5BB0">
              <w:rPr>
                <w:b/>
                <w:sz w:val="20"/>
                <w:szCs w:val="20"/>
              </w:rPr>
              <w:t>Actividades</w:t>
            </w:r>
          </w:p>
        </w:tc>
        <w:tc>
          <w:tcPr>
            <w:tcW w:w="3085" w:type="dxa"/>
          </w:tcPr>
          <w:p w14:paraId="7CEBF594" w14:textId="18314DA5" w:rsidR="00BA0DBE" w:rsidRPr="004B5BB0" w:rsidRDefault="00BA0DBE" w:rsidP="00221CA2">
            <w:pPr>
              <w:jc w:val="center"/>
              <w:rPr>
                <w:b/>
                <w:sz w:val="20"/>
                <w:szCs w:val="20"/>
              </w:rPr>
            </w:pPr>
            <w:r w:rsidRPr="004B5BB0">
              <w:rPr>
                <w:b/>
                <w:sz w:val="20"/>
                <w:szCs w:val="20"/>
              </w:rPr>
              <w:t>Entregables</w:t>
            </w:r>
          </w:p>
        </w:tc>
      </w:tr>
      <w:tr w:rsidR="00BA0DBE" w14:paraId="3EB8F8EA" w14:textId="77777777" w:rsidTr="009D69BE">
        <w:tc>
          <w:tcPr>
            <w:tcW w:w="2263" w:type="dxa"/>
          </w:tcPr>
          <w:p w14:paraId="4355D738" w14:textId="692B34E2" w:rsidR="00BA0DBE" w:rsidRPr="004B5BB0" w:rsidRDefault="00BA0DBE" w:rsidP="00221CA2">
            <w:pPr>
              <w:jc w:val="center"/>
              <w:rPr>
                <w:b/>
                <w:sz w:val="20"/>
                <w:szCs w:val="20"/>
              </w:rPr>
            </w:pPr>
            <w:r w:rsidRPr="004B5BB0">
              <w:rPr>
                <w:b/>
                <w:sz w:val="20"/>
                <w:szCs w:val="20"/>
              </w:rPr>
              <w:t>Análisis</w:t>
            </w:r>
          </w:p>
        </w:tc>
        <w:tc>
          <w:tcPr>
            <w:tcW w:w="3480" w:type="dxa"/>
          </w:tcPr>
          <w:p w14:paraId="2CDAE10C" w14:textId="4561851F" w:rsidR="001A0119" w:rsidRPr="004B5BB0" w:rsidRDefault="001A0119" w:rsidP="009D69BE">
            <w:pPr>
              <w:rPr>
                <w:sz w:val="20"/>
                <w:szCs w:val="20"/>
              </w:rPr>
            </w:pPr>
            <w:r w:rsidRPr="004B5BB0">
              <w:rPr>
                <w:sz w:val="20"/>
                <w:szCs w:val="20"/>
              </w:rPr>
              <w:t>- Elicitación de requerimientos.</w:t>
            </w:r>
          </w:p>
          <w:p w14:paraId="5DAAE7D6" w14:textId="4B7EB6E0" w:rsidR="001A0119" w:rsidRPr="004B5BB0" w:rsidRDefault="009D69BE" w:rsidP="009D69BE">
            <w:pPr>
              <w:rPr>
                <w:sz w:val="20"/>
                <w:szCs w:val="20"/>
              </w:rPr>
            </w:pPr>
            <w:r w:rsidRPr="004B5BB0">
              <w:rPr>
                <w:sz w:val="20"/>
                <w:szCs w:val="20"/>
              </w:rPr>
              <w:t>-</w:t>
            </w:r>
            <w:r w:rsidR="00FA465E" w:rsidRPr="004B5BB0">
              <w:rPr>
                <w:sz w:val="20"/>
                <w:szCs w:val="20"/>
              </w:rPr>
              <w:t xml:space="preserve"> </w:t>
            </w:r>
            <w:r w:rsidR="001A0119" w:rsidRPr="004B5BB0">
              <w:rPr>
                <w:sz w:val="20"/>
                <w:szCs w:val="20"/>
              </w:rPr>
              <w:t>Definición de los requerimientos a realizar en el incremento.</w:t>
            </w:r>
          </w:p>
        </w:tc>
        <w:tc>
          <w:tcPr>
            <w:tcW w:w="3085" w:type="dxa"/>
          </w:tcPr>
          <w:p w14:paraId="36AA4001" w14:textId="0D8F7D16" w:rsidR="00BA0DBE" w:rsidRPr="004B5BB0" w:rsidRDefault="00FA465E" w:rsidP="00752A7B">
            <w:pPr>
              <w:rPr>
                <w:sz w:val="20"/>
                <w:szCs w:val="20"/>
              </w:rPr>
            </w:pPr>
            <w:r w:rsidRPr="004B5BB0">
              <w:rPr>
                <w:sz w:val="20"/>
                <w:szCs w:val="20"/>
              </w:rPr>
              <w:t xml:space="preserve">- </w:t>
            </w:r>
            <w:r w:rsidR="0074446C">
              <w:rPr>
                <w:sz w:val="20"/>
                <w:szCs w:val="20"/>
              </w:rPr>
              <w:t>E</w:t>
            </w:r>
            <w:r w:rsidR="00B03B50" w:rsidRPr="004B5BB0">
              <w:rPr>
                <w:sz w:val="20"/>
                <w:szCs w:val="20"/>
              </w:rPr>
              <w:t>specificación de requerimientos de software.</w:t>
            </w:r>
          </w:p>
          <w:p w14:paraId="4F2E4FD2" w14:textId="2512AC57" w:rsidR="00B03B50" w:rsidRPr="004B5BB0" w:rsidRDefault="00B03B50" w:rsidP="00752A7B">
            <w:pPr>
              <w:rPr>
                <w:sz w:val="20"/>
                <w:szCs w:val="20"/>
              </w:rPr>
            </w:pPr>
            <w:r w:rsidRPr="004B5BB0">
              <w:rPr>
                <w:sz w:val="20"/>
                <w:szCs w:val="20"/>
              </w:rPr>
              <w:t xml:space="preserve">- </w:t>
            </w:r>
            <w:r w:rsidR="0074446C">
              <w:rPr>
                <w:sz w:val="20"/>
                <w:szCs w:val="20"/>
              </w:rPr>
              <w:t>D</w:t>
            </w:r>
            <w:r w:rsidRPr="004B5BB0">
              <w:rPr>
                <w:sz w:val="20"/>
                <w:szCs w:val="20"/>
              </w:rPr>
              <w:t>efinición de</w:t>
            </w:r>
            <w:r w:rsidR="00BD65B0" w:rsidRPr="004B5BB0">
              <w:rPr>
                <w:sz w:val="20"/>
                <w:szCs w:val="20"/>
              </w:rPr>
              <w:t>l alcance de cada incremento.</w:t>
            </w:r>
          </w:p>
        </w:tc>
      </w:tr>
      <w:tr w:rsidR="00BA0DBE" w14:paraId="48680C32" w14:textId="77777777" w:rsidTr="009D69BE">
        <w:tc>
          <w:tcPr>
            <w:tcW w:w="2263" w:type="dxa"/>
          </w:tcPr>
          <w:p w14:paraId="593209BD" w14:textId="44FAE751" w:rsidR="00BA0DBE" w:rsidRPr="004B5BB0" w:rsidRDefault="00BA0DBE" w:rsidP="00221CA2">
            <w:pPr>
              <w:jc w:val="center"/>
              <w:rPr>
                <w:b/>
                <w:sz w:val="20"/>
                <w:szCs w:val="20"/>
              </w:rPr>
            </w:pPr>
            <w:r w:rsidRPr="004B5BB0">
              <w:rPr>
                <w:b/>
                <w:sz w:val="20"/>
                <w:szCs w:val="20"/>
              </w:rPr>
              <w:lastRenderedPageBreak/>
              <w:t>Diseño</w:t>
            </w:r>
          </w:p>
        </w:tc>
        <w:tc>
          <w:tcPr>
            <w:tcW w:w="3480" w:type="dxa"/>
          </w:tcPr>
          <w:p w14:paraId="282A678C" w14:textId="46901751" w:rsidR="00BA0DBE" w:rsidRPr="004B5BB0" w:rsidRDefault="00927FE8" w:rsidP="00927FE8">
            <w:pPr>
              <w:rPr>
                <w:sz w:val="20"/>
                <w:szCs w:val="20"/>
              </w:rPr>
            </w:pPr>
            <w:r w:rsidRPr="004B5BB0">
              <w:rPr>
                <w:sz w:val="20"/>
                <w:szCs w:val="20"/>
              </w:rPr>
              <w:t>- Diseño arquitectónico del incremento.</w:t>
            </w:r>
          </w:p>
          <w:p w14:paraId="369DBD77" w14:textId="67CD35A6" w:rsidR="00927FE8" w:rsidRPr="004B5BB0" w:rsidRDefault="00927FE8" w:rsidP="00927FE8">
            <w:pPr>
              <w:rPr>
                <w:sz w:val="20"/>
                <w:szCs w:val="20"/>
              </w:rPr>
            </w:pPr>
            <w:r w:rsidRPr="004B5BB0">
              <w:rPr>
                <w:sz w:val="20"/>
                <w:szCs w:val="20"/>
              </w:rPr>
              <w:t>- Diseño detallado del incremento.</w:t>
            </w:r>
          </w:p>
        </w:tc>
        <w:tc>
          <w:tcPr>
            <w:tcW w:w="3085" w:type="dxa"/>
          </w:tcPr>
          <w:p w14:paraId="6FAC849A" w14:textId="70CF6F4A" w:rsidR="00BD65B0" w:rsidRPr="004B5BB0" w:rsidRDefault="00BD65B0" w:rsidP="0074446C">
            <w:pPr>
              <w:rPr>
                <w:sz w:val="20"/>
                <w:szCs w:val="20"/>
              </w:rPr>
            </w:pPr>
            <w:r w:rsidRPr="004B5BB0">
              <w:rPr>
                <w:sz w:val="20"/>
                <w:szCs w:val="20"/>
              </w:rPr>
              <w:t>- Diagrama de de</w:t>
            </w:r>
            <w:r w:rsidR="00EA5912" w:rsidRPr="004B5BB0">
              <w:rPr>
                <w:sz w:val="20"/>
                <w:szCs w:val="20"/>
              </w:rPr>
              <w:t>spliegue</w:t>
            </w:r>
            <w:r w:rsidRPr="004B5BB0">
              <w:rPr>
                <w:sz w:val="20"/>
                <w:szCs w:val="20"/>
              </w:rPr>
              <w:t>.</w:t>
            </w:r>
          </w:p>
        </w:tc>
      </w:tr>
      <w:tr w:rsidR="00BA0DBE" w14:paraId="2644692F" w14:textId="77777777" w:rsidTr="009D69BE">
        <w:tc>
          <w:tcPr>
            <w:tcW w:w="2263" w:type="dxa"/>
          </w:tcPr>
          <w:p w14:paraId="5AA8A491" w14:textId="2DEDC385" w:rsidR="00BA0DBE" w:rsidRPr="004B5BB0" w:rsidRDefault="00BA0DBE" w:rsidP="00221CA2">
            <w:pPr>
              <w:jc w:val="center"/>
              <w:rPr>
                <w:b/>
                <w:sz w:val="20"/>
                <w:szCs w:val="20"/>
              </w:rPr>
            </w:pPr>
            <w:r w:rsidRPr="004B5BB0">
              <w:rPr>
                <w:b/>
                <w:sz w:val="20"/>
                <w:szCs w:val="20"/>
              </w:rPr>
              <w:t>Implementación y Pruebas</w:t>
            </w:r>
          </w:p>
        </w:tc>
        <w:tc>
          <w:tcPr>
            <w:tcW w:w="3480" w:type="dxa"/>
          </w:tcPr>
          <w:p w14:paraId="299ED833" w14:textId="77777777" w:rsidR="00BA0DBE" w:rsidRPr="004B5BB0" w:rsidRDefault="00BA0DBE" w:rsidP="00BA0DBE">
            <w:pPr>
              <w:rPr>
                <w:sz w:val="20"/>
                <w:szCs w:val="20"/>
              </w:rPr>
            </w:pPr>
            <w:r w:rsidRPr="004B5BB0">
              <w:rPr>
                <w:sz w:val="20"/>
                <w:szCs w:val="20"/>
              </w:rPr>
              <w:t>- Desarrollo del código correspondiente al incremento.</w:t>
            </w:r>
          </w:p>
          <w:p w14:paraId="5AFC39E9" w14:textId="671165FD" w:rsidR="00BA0DBE" w:rsidRPr="004B5BB0" w:rsidRDefault="00BA0DBE" w:rsidP="00BA0DBE">
            <w:pPr>
              <w:rPr>
                <w:sz w:val="20"/>
                <w:szCs w:val="20"/>
              </w:rPr>
            </w:pPr>
            <w:r w:rsidRPr="004B5BB0">
              <w:rPr>
                <w:sz w:val="20"/>
                <w:szCs w:val="20"/>
              </w:rPr>
              <w:t>- Pruebas unitarias.</w:t>
            </w:r>
          </w:p>
        </w:tc>
        <w:tc>
          <w:tcPr>
            <w:tcW w:w="3085" w:type="dxa"/>
          </w:tcPr>
          <w:p w14:paraId="5A97E9C3" w14:textId="4B749F53" w:rsidR="00BA0DBE" w:rsidRPr="004B5BB0" w:rsidRDefault="00BD65B0" w:rsidP="00752A7B">
            <w:pPr>
              <w:rPr>
                <w:sz w:val="20"/>
                <w:szCs w:val="20"/>
              </w:rPr>
            </w:pPr>
            <w:r w:rsidRPr="004B5BB0">
              <w:rPr>
                <w:sz w:val="20"/>
                <w:szCs w:val="20"/>
              </w:rPr>
              <w:t>- Código correspondiente al incremento.</w:t>
            </w:r>
          </w:p>
          <w:p w14:paraId="12BE36AE" w14:textId="33749247" w:rsidR="00BD65B0" w:rsidRPr="004B5BB0" w:rsidRDefault="00BD65B0" w:rsidP="00752A7B">
            <w:pPr>
              <w:rPr>
                <w:sz w:val="20"/>
                <w:szCs w:val="20"/>
              </w:rPr>
            </w:pPr>
            <w:r w:rsidRPr="004B5BB0">
              <w:rPr>
                <w:sz w:val="20"/>
                <w:szCs w:val="20"/>
              </w:rPr>
              <w:t xml:space="preserve">- </w:t>
            </w:r>
            <w:r w:rsidR="0074446C">
              <w:rPr>
                <w:sz w:val="20"/>
                <w:szCs w:val="20"/>
              </w:rPr>
              <w:t>R</w:t>
            </w:r>
            <w:r w:rsidRPr="004B5BB0">
              <w:rPr>
                <w:sz w:val="20"/>
                <w:szCs w:val="20"/>
              </w:rPr>
              <w:t>esultados de las pruebas.</w:t>
            </w:r>
          </w:p>
        </w:tc>
      </w:tr>
      <w:tr w:rsidR="00BA0DBE" w14:paraId="071F7F35" w14:textId="77777777" w:rsidTr="009D69BE">
        <w:tc>
          <w:tcPr>
            <w:tcW w:w="2263" w:type="dxa"/>
          </w:tcPr>
          <w:p w14:paraId="2983FDDA" w14:textId="5378EB02" w:rsidR="00BA0DBE" w:rsidRPr="004B5BB0" w:rsidRDefault="00BA0DBE" w:rsidP="00221CA2">
            <w:pPr>
              <w:jc w:val="center"/>
              <w:rPr>
                <w:b/>
                <w:sz w:val="20"/>
                <w:szCs w:val="20"/>
              </w:rPr>
            </w:pPr>
            <w:r w:rsidRPr="004B5BB0">
              <w:rPr>
                <w:b/>
                <w:sz w:val="20"/>
                <w:szCs w:val="20"/>
              </w:rPr>
              <w:t>Despliegue</w:t>
            </w:r>
          </w:p>
        </w:tc>
        <w:tc>
          <w:tcPr>
            <w:tcW w:w="3480" w:type="dxa"/>
          </w:tcPr>
          <w:p w14:paraId="219284BD" w14:textId="77D59CDA" w:rsidR="00BA0DBE" w:rsidRPr="004B5BB0" w:rsidRDefault="00BA0DBE" w:rsidP="00BA0DBE">
            <w:pPr>
              <w:rPr>
                <w:sz w:val="20"/>
                <w:szCs w:val="20"/>
              </w:rPr>
            </w:pPr>
            <w:r w:rsidRPr="004B5BB0">
              <w:rPr>
                <w:sz w:val="20"/>
                <w:szCs w:val="20"/>
              </w:rPr>
              <w:t xml:space="preserve">- Integración con los </w:t>
            </w:r>
            <w:r w:rsidR="0070406F" w:rsidRPr="004B5BB0">
              <w:rPr>
                <w:sz w:val="20"/>
                <w:szCs w:val="20"/>
              </w:rPr>
              <w:t>demás</w:t>
            </w:r>
            <w:r w:rsidRPr="004B5BB0">
              <w:rPr>
                <w:sz w:val="20"/>
                <w:szCs w:val="20"/>
              </w:rPr>
              <w:t xml:space="preserve"> incrementos.</w:t>
            </w:r>
          </w:p>
          <w:p w14:paraId="19796E26" w14:textId="7B95F285" w:rsidR="00BA0DBE" w:rsidRPr="004B5BB0" w:rsidRDefault="00BA0DBE" w:rsidP="00BA0DBE">
            <w:pPr>
              <w:rPr>
                <w:sz w:val="20"/>
                <w:szCs w:val="20"/>
              </w:rPr>
            </w:pPr>
            <w:r w:rsidRPr="004B5BB0">
              <w:rPr>
                <w:sz w:val="20"/>
                <w:szCs w:val="20"/>
              </w:rPr>
              <w:t>- Despliegue en la sala de ejecución del experimento.</w:t>
            </w:r>
          </w:p>
          <w:p w14:paraId="3F4220A2" w14:textId="78564B45" w:rsidR="00BA0DBE" w:rsidRPr="004B5BB0" w:rsidRDefault="00BA0DBE" w:rsidP="00BA0DBE">
            <w:pPr>
              <w:rPr>
                <w:sz w:val="20"/>
                <w:szCs w:val="20"/>
              </w:rPr>
            </w:pPr>
          </w:p>
        </w:tc>
        <w:tc>
          <w:tcPr>
            <w:tcW w:w="3085" w:type="dxa"/>
          </w:tcPr>
          <w:p w14:paraId="36E3E288" w14:textId="20761373" w:rsidR="00BA0DBE" w:rsidRPr="004B5BB0" w:rsidRDefault="00793BBF" w:rsidP="00793BBF">
            <w:pPr>
              <w:rPr>
                <w:sz w:val="20"/>
                <w:szCs w:val="20"/>
              </w:rPr>
            </w:pPr>
            <w:r w:rsidRPr="004B5BB0">
              <w:rPr>
                <w:sz w:val="20"/>
                <w:szCs w:val="20"/>
              </w:rPr>
              <w:t>-</w:t>
            </w:r>
            <w:r w:rsidR="0074446C">
              <w:rPr>
                <w:sz w:val="20"/>
                <w:szCs w:val="20"/>
              </w:rPr>
              <w:t xml:space="preserve"> R</w:t>
            </w:r>
            <w:r w:rsidRPr="004B5BB0">
              <w:rPr>
                <w:sz w:val="20"/>
                <w:szCs w:val="20"/>
              </w:rPr>
              <w:t>esultados de la integración de los incrementos.</w:t>
            </w:r>
          </w:p>
          <w:p w14:paraId="47AE5C80" w14:textId="7A57FD45" w:rsidR="00793BBF" w:rsidRPr="004B5BB0" w:rsidRDefault="00793BBF" w:rsidP="00793BBF">
            <w:pPr>
              <w:rPr>
                <w:sz w:val="20"/>
                <w:szCs w:val="20"/>
              </w:rPr>
            </w:pPr>
          </w:p>
        </w:tc>
      </w:tr>
    </w:tbl>
    <w:p w14:paraId="33BACB5E" w14:textId="77777777" w:rsidR="00186F92" w:rsidRDefault="00186F92" w:rsidP="00752A7B"/>
    <w:p w14:paraId="2D1EF2B2" w14:textId="0CB184AA" w:rsidR="00AE02C0" w:rsidRPr="003470FD" w:rsidRDefault="00AE02C0" w:rsidP="003470FD">
      <w:r>
        <w:t xml:space="preserve">En la tabla </w:t>
      </w:r>
      <w:r w:rsidR="004B5BB0">
        <w:t>3</w:t>
      </w:r>
      <w:r>
        <w:t>, se encuentra cada una de las fases del modelo de desarrollo CRISP-DM, con sus debidas actividades y entregables.</w:t>
      </w:r>
      <w:r w:rsidR="00186F92">
        <w:t xml:space="preserve"> </w:t>
      </w:r>
      <w:r w:rsidR="00B02F42">
        <w:t>Para este proyecto n</w:t>
      </w:r>
      <w:r w:rsidR="00186F92">
        <w:t>o se realizará una fase de despliegue ya que el modelo</w:t>
      </w:r>
      <w:r w:rsidR="009B19A0">
        <w:t xml:space="preserve"> de analítica de datos, en este caso</w:t>
      </w:r>
      <w:r w:rsidR="00186F92">
        <w:t xml:space="preserve"> solo será evaluado y publicado, más no entrará en ninguna fase de producción.</w:t>
      </w:r>
    </w:p>
    <w:p w14:paraId="643BAE54" w14:textId="0AD6725A" w:rsidR="003470FD" w:rsidRPr="003470FD" w:rsidRDefault="003470FD" w:rsidP="003470FD">
      <w:pPr>
        <w:pStyle w:val="Descripcin"/>
        <w:keepNext/>
        <w:rPr>
          <w:lang w:val="es-ES"/>
        </w:rPr>
      </w:pPr>
      <w:bookmarkStart w:id="42" w:name="_Toc26966036"/>
      <w:r w:rsidRPr="003470FD">
        <w:rPr>
          <w:lang w:val="es-ES"/>
        </w:rPr>
        <w:t xml:space="preserve">Tabla  </w:t>
      </w:r>
      <w:r>
        <w:fldChar w:fldCharType="begin"/>
      </w:r>
      <w:r w:rsidRPr="003470FD">
        <w:rPr>
          <w:lang w:val="es-ES"/>
        </w:rPr>
        <w:instrText xml:space="preserve"> SEQ Tabla_ \* ARABIC </w:instrText>
      </w:r>
      <w:r>
        <w:fldChar w:fldCharType="separate"/>
      </w:r>
      <w:r w:rsidR="00E67528">
        <w:rPr>
          <w:noProof/>
          <w:lang w:val="es-ES"/>
        </w:rPr>
        <w:t>3</w:t>
      </w:r>
      <w:r>
        <w:fldChar w:fldCharType="end"/>
      </w:r>
      <w:r w:rsidRPr="003470FD">
        <w:rPr>
          <w:lang w:val="es-ES"/>
        </w:rPr>
        <w:t>. Actividades y entregables para cada una de las fases del modelo de desarrollo CRISP-DM.</w:t>
      </w:r>
      <w:bookmarkEnd w:id="42"/>
    </w:p>
    <w:tbl>
      <w:tblPr>
        <w:tblStyle w:val="Tablaconcuadrcula"/>
        <w:tblW w:w="0" w:type="auto"/>
        <w:tblLook w:val="04A0" w:firstRow="1" w:lastRow="0" w:firstColumn="1" w:lastColumn="0" w:noHBand="0" w:noVBand="1"/>
      </w:tblPr>
      <w:tblGrid>
        <w:gridCol w:w="2942"/>
        <w:gridCol w:w="2943"/>
        <w:gridCol w:w="2943"/>
      </w:tblGrid>
      <w:tr w:rsidR="00BC0806" w14:paraId="31154B2B" w14:textId="77777777" w:rsidTr="00BC0806">
        <w:tc>
          <w:tcPr>
            <w:tcW w:w="2942" w:type="dxa"/>
          </w:tcPr>
          <w:p w14:paraId="75498C45" w14:textId="2B714427" w:rsidR="00BC0806" w:rsidRPr="004B5BB0" w:rsidRDefault="00BC0806" w:rsidP="004E41CF">
            <w:pPr>
              <w:jc w:val="center"/>
              <w:rPr>
                <w:sz w:val="20"/>
                <w:szCs w:val="20"/>
              </w:rPr>
            </w:pPr>
            <w:r w:rsidRPr="004B5BB0">
              <w:rPr>
                <w:b/>
                <w:sz w:val="20"/>
                <w:szCs w:val="20"/>
              </w:rPr>
              <w:t>Fases de desarrollo.</w:t>
            </w:r>
          </w:p>
        </w:tc>
        <w:tc>
          <w:tcPr>
            <w:tcW w:w="2943" w:type="dxa"/>
          </w:tcPr>
          <w:p w14:paraId="21972AE1" w14:textId="33504AF5" w:rsidR="00BC0806" w:rsidRPr="004B5BB0" w:rsidRDefault="00BC0806" w:rsidP="004E41CF">
            <w:pPr>
              <w:jc w:val="center"/>
              <w:rPr>
                <w:sz w:val="20"/>
                <w:szCs w:val="20"/>
              </w:rPr>
            </w:pPr>
            <w:r w:rsidRPr="004B5BB0">
              <w:rPr>
                <w:b/>
                <w:sz w:val="20"/>
                <w:szCs w:val="20"/>
              </w:rPr>
              <w:t>Actividades</w:t>
            </w:r>
          </w:p>
        </w:tc>
        <w:tc>
          <w:tcPr>
            <w:tcW w:w="2943" w:type="dxa"/>
          </w:tcPr>
          <w:p w14:paraId="3F54BE4C" w14:textId="2A587B16" w:rsidR="00BC0806" w:rsidRPr="004B5BB0" w:rsidRDefault="00BC0806" w:rsidP="004E41CF">
            <w:pPr>
              <w:jc w:val="center"/>
              <w:rPr>
                <w:sz w:val="20"/>
                <w:szCs w:val="20"/>
              </w:rPr>
            </w:pPr>
            <w:r w:rsidRPr="004B5BB0">
              <w:rPr>
                <w:b/>
                <w:sz w:val="20"/>
                <w:szCs w:val="20"/>
              </w:rPr>
              <w:t>Entregables</w:t>
            </w:r>
          </w:p>
        </w:tc>
      </w:tr>
      <w:tr w:rsidR="00BC0806" w14:paraId="5B6A4B98" w14:textId="77777777" w:rsidTr="00BC0806">
        <w:tc>
          <w:tcPr>
            <w:tcW w:w="2942" w:type="dxa"/>
          </w:tcPr>
          <w:p w14:paraId="18F17722" w14:textId="5EDB21DA" w:rsidR="00BC0806" w:rsidRPr="004B5BB0" w:rsidRDefault="004E41CF" w:rsidP="004E41CF">
            <w:pPr>
              <w:jc w:val="center"/>
              <w:rPr>
                <w:b/>
                <w:sz w:val="20"/>
                <w:szCs w:val="20"/>
              </w:rPr>
            </w:pPr>
            <w:r w:rsidRPr="004B5BB0">
              <w:rPr>
                <w:b/>
                <w:sz w:val="20"/>
                <w:szCs w:val="20"/>
              </w:rPr>
              <w:t>Entendimiento del negocio</w:t>
            </w:r>
          </w:p>
        </w:tc>
        <w:tc>
          <w:tcPr>
            <w:tcW w:w="2943" w:type="dxa"/>
          </w:tcPr>
          <w:p w14:paraId="2F650BD5" w14:textId="412C863D" w:rsidR="00351AFA" w:rsidRPr="004B5BB0" w:rsidRDefault="009B4F6B" w:rsidP="009B4F6B">
            <w:pPr>
              <w:rPr>
                <w:sz w:val="20"/>
                <w:szCs w:val="20"/>
              </w:rPr>
            </w:pPr>
            <w:r w:rsidRPr="004B5BB0">
              <w:rPr>
                <w:sz w:val="20"/>
                <w:szCs w:val="20"/>
              </w:rPr>
              <w:t>- Determinar los objetivos del negocio</w:t>
            </w:r>
            <w:r w:rsidR="00351AFA" w:rsidRPr="004B5BB0">
              <w:rPr>
                <w:sz w:val="20"/>
                <w:szCs w:val="20"/>
              </w:rPr>
              <w:t xml:space="preserve"> y del minado de datos</w:t>
            </w:r>
            <w:r w:rsidRPr="004B5BB0">
              <w:rPr>
                <w:sz w:val="20"/>
                <w:szCs w:val="20"/>
              </w:rPr>
              <w:t>.</w:t>
            </w:r>
          </w:p>
          <w:p w14:paraId="027403E9" w14:textId="54F12986" w:rsidR="009B4F6B" w:rsidRPr="004B5BB0" w:rsidRDefault="009B4F6B" w:rsidP="009B4F6B">
            <w:pPr>
              <w:rPr>
                <w:sz w:val="20"/>
                <w:szCs w:val="20"/>
              </w:rPr>
            </w:pPr>
            <w:r w:rsidRPr="004B5BB0">
              <w:rPr>
                <w:sz w:val="20"/>
                <w:szCs w:val="20"/>
              </w:rPr>
              <w:t xml:space="preserve">- </w:t>
            </w:r>
            <w:r w:rsidR="00351AFA" w:rsidRPr="004B5BB0">
              <w:rPr>
                <w:sz w:val="20"/>
                <w:szCs w:val="20"/>
              </w:rPr>
              <w:t>Definir un plan de proyecto.</w:t>
            </w:r>
          </w:p>
        </w:tc>
        <w:tc>
          <w:tcPr>
            <w:tcW w:w="2943" w:type="dxa"/>
          </w:tcPr>
          <w:p w14:paraId="5C1884D4" w14:textId="77777777" w:rsidR="00BC0806" w:rsidRPr="004B5BB0" w:rsidRDefault="00351AFA" w:rsidP="00BC0806">
            <w:pPr>
              <w:rPr>
                <w:sz w:val="20"/>
                <w:szCs w:val="20"/>
              </w:rPr>
            </w:pPr>
            <w:r w:rsidRPr="004B5BB0">
              <w:rPr>
                <w:sz w:val="20"/>
                <w:szCs w:val="20"/>
              </w:rPr>
              <w:t>- Objetivos del negocio.</w:t>
            </w:r>
          </w:p>
          <w:p w14:paraId="37C6A9BB" w14:textId="7CE07E81" w:rsidR="00351AFA" w:rsidRPr="004B5BB0" w:rsidRDefault="00351AFA" w:rsidP="00633F4D">
            <w:pPr>
              <w:rPr>
                <w:sz w:val="20"/>
                <w:szCs w:val="20"/>
              </w:rPr>
            </w:pPr>
            <w:r w:rsidRPr="004B5BB0">
              <w:rPr>
                <w:sz w:val="20"/>
                <w:szCs w:val="20"/>
              </w:rPr>
              <w:t>- Criterios de éxito según el negocio.</w:t>
            </w:r>
          </w:p>
        </w:tc>
      </w:tr>
      <w:tr w:rsidR="00BC0806" w14:paraId="5F32DB53" w14:textId="77777777" w:rsidTr="00BC0806">
        <w:tc>
          <w:tcPr>
            <w:tcW w:w="2942" w:type="dxa"/>
          </w:tcPr>
          <w:p w14:paraId="17E2DCD7" w14:textId="3560A4DB" w:rsidR="00BC0806" w:rsidRPr="004B5BB0" w:rsidRDefault="004E41CF" w:rsidP="004E41CF">
            <w:pPr>
              <w:jc w:val="center"/>
              <w:rPr>
                <w:b/>
                <w:sz w:val="20"/>
                <w:szCs w:val="20"/>
              </w:rPr>
            </w:pPr>
            <w:r w:rsidRPr="004B5BB0">
              <w:rPr>
                <w:b/>
                <w:sz w:val="20"/>
                <w:szCs w:val="20"/>
              </w:rPr>
              <w:t>Entendimiento de los datos</w:t>
            </w:r>
          </w:p>
        </w:tc>
        <w:tc>
          <w:tcPr>
            <w:tcW w:w="2943" w:type="dxa"/>
          </w:tcPr>
          <w:p w14:paraId="61EECF5A" w14:textId="77777777" w:rsidR="00BC0806" w:rsidRPr="004B5BB0" w:rsidRDefault="00284508" w:rsidP="00284508">
            <w:pPr>
              <w:rPr>
                <w:sz w:val="20"/>
                <w:szCs w:val="20"/>
              </w:rPr>
            </w:pPr>
            <w:r w:rsidRPr="004B5BB0">
              <w:rPr>
                <w:sz w:val="20"/>
                <w:szCs w:val="20"/>
              </w:rPr>
              <w:t>- Adquisición inicial de los datos.</w:t>
            </w:r>
          </w:p>
          <w:p w14:paraId="090A5D21" w14:textId="30870BC7" w:rsidR="00284508" w:rsidRPr="004B5BB0" w:rsidRDefault="00284508" w:rsidP="00284508">
            <w:pPr>
              <w:rPr>
                <w:sz w:val="20"/>
                <w:szCs w:val="20"/>
              </w:rPr>
            </w:pPr>
            <w:r w:rsidRPr="004B5BB0">
              <w:rPr>
                <w:sz w:val="20"/>
                <w:szCs w:val="20"/>
              </w:rPr>
              <w:t>- Descripción de los datos.</w:t>
            </w:r>
          </w:p>
          <w:p w14:paraId="16FD6D81" w14:textId="77777777" w:rsidR="00284508" w:rsidRPr="004B5BB0" w:rsidRDefault="00284508" w:rsidP="00284508">
            <w:pPr>
              <w:rPr>
                <w:sz w:val="20"/>
                <w:szCs w:val="20"/>
              </w:rPr>
            </w:pPr>
            <w:r w:rsidRPr="004B5BB0">
              <w:rPr>
                <w:sz w:val="20"/>
                <w:szCs w:val="20"/>
              </w:rPr>
              <w:t>- Exploración de los datos.</w:t>
            </w:r>
          </w:p>
          <w:p w14:paraId="753ED6AE" w14:textId="120CC053" w:rsidR="00284508" w:rsidRPr="004B5BB0" w:rsidRDefault="00284508" w:rsidP="00284508">
            <w:pPr>
              <w:rPr>
                <w:sz w:val="20"/>
                <w:szCs w:val="20"/>
              </w:rPr>
            </w:pPr>
            <w:r w:rsidRPr="004B5BB0">
              <w:rPr>
                <w:sz w:val="20"/>
                <w:szCs w:val="20"/>
              </w:rPr>
              <w:t>- Verificar la calidad de los datos.</w:t>
            </w:r>
          </w:p>
        </w:tc>
        <w:tc>
          <w:tcPr>
            <w:tcW w:w="2943" w:type="dxa"/>
          </w:tcPr>
          <w:p w14:paraId="764B307B" w14:textId="77777777" w:rsidR="00BC0806" w:rsidRPr="004B5BB0" w:rsidRDefault="00284508" w:rsidP="00BC0806">
            <w:pPr>
              <w:rPr>
                <w:sz w:val="20"/>
                <w:szCs w:val="20"/>
              </w:rPr>
            </w:pPr>
            <w:r w:rsidRPr="004B5BB0">
              <w:rPr>
                <w:sz w:val="20"/>
                <w:szCs w:val="20"/>
              </w:rPr>
              <w:t>- Reporte de la recolección inicial de los datos.</w:t>
            </w:r>
          </w:p>
          <w:p w14:paraId="06BEC25B" w14:textId="0C92DA10" w:rsidR="00284508" w:rsidRPr="004B5BB0" w:rsidRDefault="00284508" w:rsidP="00633F4D">
            <w:pPr>
              <w:rPr>
                <w:sz w:val="20"/>
                <w:szCs w:val="20"/>
              </w:rPr>
            </w:pPr>
            <w:r w:rsidRPr="004B5BB0">
              <w:rPr>
                <w:sz w:val="20"/>
                <w:szCs w:val="20"/>
              </w:rPr>
              <w:t>- Reporte con la especificación de los datos.</w:t>
            </w:r>
          </w:p>
        </w:tc>
      </w:tr>
      <w:tr w:rsidR="00BC0806" w14:paraId="32D0D2AF" w14:textId="77777777" w:rsidTr="00BC0806">
        <w:tc>
          <w:tcPr>
            <w:tcW w:w="2942" w:type="dxa"/>
          </w:tcPr>
          <w:p w14:paraId="3D14D6D2" w14:textId="5B8E8190" w:rsidR="00BC0806" w:rsidRPr="004B5BB0" w:rsidRDefault="004E41CF" w:rsidP="004E41CF">
            <w:pPr>
              <w:jc w:val="center"/>
              <w:rPr>
                <w:b/>
                <w:sz w:val="20"/>
                <w:szCs w:val="20"/>
              </w:rPr>
            </w:pPr>
            <w:r w:rsidRPr="004B5BB0">
              <w:rPr>
                <w:b/>
                <w:sz w:val="20"/>
                <w:szCs w:val="20"/>
              </w:rPr>
              <w:t>Preparación de los datos</w:t>
            </w:r>
          </w:p>
        </w:tc>
        <w:tc>
          <w:tcPr>
            <w:tcW w:w="2943" w:type="dxa"/>
          </w:tcPr>
          <w:p w14:paraId="1804C85D" w14:textId="77777777" w:rsidR="00BC0806" w:rsidRPr="004B5BB0" w:rsidRDefault="00E45509" w:rsidP="00E45509">
            <w:pPr>
              <w:rPr>
                <w:sz w:val="20"/>
                <w:szCs w:val="20"/>
              </w:rPr>
            </w:pPr>
            <w:r w:rsidRPr="004B5BB0">
              <w:rPr>
                <w:sz w:val="20"/>
                <w:szCs w:val="20"/>
              </w:rPr>
              <w:t>- Seleccionar los datos.</w:t>
            </w:r>
          </w:p>
          <w:p w14:paraId="31DF3477" w14:textId="77777777" w:rsidR="00E45509" w:rsidRPr="004B5BB0" w:rsidRDefault="00E45509" w:rsidP="00E45509">
            <w:pPr>
              <w:rPr>
                <w:sz w:val="20"/>
                <w:szCs w:val="20"/>
              </w:rPr>
            </w:pPr>
            <w:r w:rsidRPr="004B5BB0">
              <w:rPr>
                <w:sz w:val="20"/>
                <w:szCs w:val="20"/>
              </w:rPr>
              <w:lastRenderedPageBreak/>
              <w:t>- Limpiar los datos.</w:t>
            </w:r>
          </w:p>
          <w:p w14:paraId="6563920D" w14:textId="77777777" w:rsidR="00E45509" w:rsidRPr="004B5BB0" w:rsidRDefault="00E45509" w:rsidP="00E45509">
            <w:pPr>
              <w:rPr>
                <w:sz w:val="20"/>
                <w:szCs w:val="20"/>
              </w:rPr>
            </w:pPr>
            <w:r w:rsidRPr="004B5BB0">
              <w:rPr>
                <w:sz w:val="20"/>
                <w:szCs w:val="20"/>
              </w:rPr>
              <w:t xml:space="preserve">- </w:t>
            </w:r>
            <w:r w:rsidR="00CA4DD6" w:rsidRPr="004B5BB0">
              <w:rPr>
                <w:sz w:val="20"/>
                <w:szCs w:val="20"/>
              </w:rPr>
              <w:t>Construir los datos.</w:t>
            </w:r>
          </w:p>
          <w:p w14:paraId="54407792" w14:textId="77777777" w:rsidR="00CA4DD6" w:rsidRPr="004B5BB0" w:rsidRDefault="00CA4DD6" w:rsidP="00E45509">
            <w:pPr>
              <w:rPr>
                <w:sz w:val="20"/>
                <w:szCs w:val="20"/>
              </w:rPr>
            </w:pPr>
            <w:r w:rsidRPr="004B5BB0">
              <w:rPr>
                <w:sz w:val="20"/>
                <w:szCs w:val="20"/>
              </w:rPr>
              <w:t>- Integrar los datos.</w:t>
            </w:r>
          </w:p>
          <w:p w14:paraId="6381FDB2" w14:textId="62DF60B9" w:rsidR="00CA4DD6" w:rsidRPr="004B5BB0" w:rsidRDefault="00CA4DD6" w:rsidP="00E45509">
            <w:pPr>
              <w:rPr>
                <w:sz w:val="20"/>
                <w:szCs w:val="20"/>
              </w:rPr>
            </w:pPr>
            <w:r w:rsidRPr="004B5BB0">
              <w:rPr>
                <w:sz w:val="20"/>
                <w:szCs w:val="20"/>
              </w:rPr>
              <w:t>- Formatear los datos.</w:t>
            </w:r>
          </w:p>
        </w:tc>
        <w:tc>
          <w:tcPr>
            <w:tcW w:w="2943" w:type="dxa"/>
          </w:tcPr>
          <w:p w14:paraId="115D7ADD" w14:textId="454BDDB6" w:rsidR="00D175CC" w:rsidRPr="004B5BB0" w:rsidRDefault="00D175CC" w:rsidP="00BC0806">
            <w:pPr>
              <w:rPr>
                <w:sz w:val="20"/>
                <w:szCs w:val="20"/>
              </w:rPr>
            </w:pPr>
            <w:r w:rsidRPr="004B5BB0">
              <w:rPr>
                <w:sz w:val="20"/>
                <w:szCs w:val="20"/>
              </w:rPr>
              <w:lastRenderedPageBreak/>
              <w:t>- Reporte con la justificación de la selección de los datos.</w:t>
            </w:r>
          </w:p>
          <w:p w14:paraId="385F4498" w14:textId="39D73D75" w:rsidR="00BC0806" w:rsidRPr="004B5BB0" w:rsidRDefault="00D175CC" w:rsidP="00BC0806">
            <w:pPr>
              <w:rPr>
                <w:sz w:val="20"/>
                <w:szCs w:val="20"/>
              </w:rPr>
            </w:pPr>
            <w:r w:rsidRPr="004B5BB0">
              <w:rPr>
                <w:sz w:val="20"/>
                <w:szCs w:val="20"/>
              </w:rPr>
              <w:lastRenderedPageBreak/>
              <w:t>-Reporte de limpieza de los datos.</w:t>
            </w:r>
          </w:p>
          <w:p w14:paraId="53D0BDBF" w14:textId="6034B437" w:rsidR="00D175CC" w:rsidRPr="004B5BB0" w:rsidRDefault="00D175CC" w:rsidP="00BC0806">
            <w:pPr>
              <w:rPr>
                <w:sz w:val="20"/>
                <w:szCs w:val="20"/>
              </w:rPr>
            </w:pPr>
            <w:r w:rsidRPr="004B5BB0">
              <w:rPr>
                <w:sz w:val="20"/>
                <w:szCs w:val="20"/>
              </w:rPr>
              <w:t>- Registros de los nuevos datos generados.</w:t>
            </w:r>
          </w:p>
          <w:p w14:paraId="6C80594C" w14:textId="77777777" w:rsidR="00D175CC" w:rsidRPr="004B5BB0" w:rsidRDefault="00D175CC" w:rsidP="00BC0806">
            <w:pPr>
              <w:rPr>
                <w:sz w:val="20"/>
                <w:szCs w:val="20"/>
              </w:rPr>
            </w:pPr>
            <w:r w:rsidRPr="004B5BB0">
              <w:rPr>
                <w:sz w:val="20"/>
                <w:szCs w:val="20"/>
              </w:rPr>
              <w:t>- Integración de los datos.</w:t>
            </w:r>
          </w:p>
          <w:p w14:paraId="0CEE737A" w14:textId="1013E6CB" w:rsidR="00D175CC" w:rsidRPr="004B5BB0" w:rsidRDefault="00D175CC" w:rsidP="00633F4D">
            <w:pPr>
              <w:rPr>
                <w:sz w:val="20"/>
                <w:szCs w:val="20"/>
              </w:rPr>
            </w:pPr>
            <w:r w:rsidRPr="004B5BB0">
              <w:rPr>
                <w:sz w:val="20"/>
                <w:szCs w:val="20"/>
              </w:rPr>
              <w:t>-</w:t>
            </w:r>
            <w:r w:rsidR="00633F4D">
              <w:rPr>
                <w:sz w:val="20"/>
                <w:szCs w:val="20"/>
              </w:rPr>
              <w:t xml:space="preserve"> </w:t>
            </w:r>
            <w:r w:rsidRPr="004B5BB0">
              <w:rPr>
                <w:sz w:val="20"/>
                <w:szCs w:val="20"/>
              </w:rPr>
              <w:t>Datos con un formato correcto.</w:t>
            </w:r>
          </w:p>
        </w:tc>
      </w:tr>
      <w:tr w:rsidR="00BC0806" w14:paraId="77D5C578" w14:textId="77777777" w:rsidTr="00BC0806">
        <w:tc>
          <w:tcPr>
            <w:tcW w:w="2942" w:type="dxa"/>
          </w:tcPr>
          <w:p w14:paraId="102F425E" w14:textId="27402A87" w:rsidR="00BC0806" w:rsidRPr="004B5BB0" w:rsidRDefault="004E41CF" w:rsidP="004E41CF">
            <w:pPr>
              <w:jc w:val="center"/>
              <w:rPr>
                <w:b/>
                <w:sz w:val="20"/>
                <w:szCs w:val="20"/>
              </w:rPr>
            </w:pPr>
            <w:r w:rsidRPr="004B5BB0">
              <w:rPr>
                <w:b/>
                <w:sz w:val="20"/>
                <w:szCs w:val="20"/>
              </w:rPr>
              <w:lastRenderedPageBreak/>
              <w:t>Modelado</w:t>
            </w:r>
          </w:p>
        </w:tc>
        <w:tc>
          <w:tcPr>
            <w:tcW w:w="2943" w:type="dxa"/>
          </w:tcPr>
          <w:p w14:paraId="7DF13F22" w14:textId="77777777" w:rsidR="00BC0806" w:rsidRPr="004B5BB0" w:rsidRDefault="00D175CC" w:rsidP="00D175CC">
            <w:pPr>
              <w:rPr>
                <w:sz w:val="20"/>
                <w:szCs w:val="20"/>
              </w:rPr>
            </w:pPr>
            <w:r w:rsidRPr="004B5BB0">
              <w:rPr>
                <w:sz w:val="20"/>
                <w:szCs w:val="20"/>
              </w:rPr>
              <w:t>- Selección de las técnicas de modelado.</w:t>
            </w:r>
          </w:p>
          <w:p w14:paraId="5B80B0DE" w14:textId="17EB761B" w:rsidR="00D175CC" w:rsidRPr="004B5BB0" w:rsidRDefault="00D175CC" w:rsidP="00D175CC">
            <w:pPr>
              <w:rPr>
                <w:sz w:val="20"/>
                <w:szCs w:val="20"/>
              </w:rPr>
            </w:pPr>
            <w:r w:rsidRPr="004B5BB0">
              <w:rPr>
                <w:sz w:val="20"/>
                <w:szCs w:val="20"/>
              </w:rPr>
              <w:t xml:space="preserve">- </w:t>
            </w:r>
            <w:r w:rsidR="0079722F" w:rsidRPr="004B5BB0">
              <w:rPr>
                <w:sz w:val="20"/>
                <w:szCs w:val="20"/>
              </w:rPr>
              <w:t>Diseño de la evaluación</w:t>
            </w:r>
            <w:r w:rsidRPr="004B5BB0">
              <w:rPr>
                <w:sz w:val="20"/>
                <w:szCs w:val="20"/>
              </w:rPr>
              <w:t>.</w:t>
            </w:r>
          </w:p>
          <w:p w14:paraId="2B4DFBCC" w14:textId="77777777" w:rsidR="00D175CC" w:rsidRPr="004B5BB0" w:rsidRDefault="00D175CC" w:rsidP="00D175CC">
            <w:pPr>
              <w:rPr>
                <w:sz w:val="20"/>
                <w:szCs w:val="20"/>
              </w:rPr>
            </w:pPr>
            <w:r w:rsidRPr="004B5BB0">
              <w:rPr>
                <w:sz w:val="20"/>
                <w:szCs w:val="20"/>
              </w:rPr>
              <w:t>- Construir el modelo.</w:t>
            </w:r>
          </w:p>
          <w:p w14:paraId="0011CBDF" w14:textId="3E633CE7" w:rsidR="00D175CC" w:rsidRPr="004B5BB0" w:rsidRDefault="00D175CC" w:rsidP="00D175CC">
            <w:pPr>
              <w:rPr>
                <w:sz w:val="20"/>
                <w:szCs w:val="20"/>
              </w:rPr>
            </w:pPr>
            <w:r w:rsidRPr="004B5BB0">
              <w:rPr>
                <w:sz w:val="20"/>
                <w:szCs w:val="20"/>
              </w:rPr>
              <w:t>- Evaluación de la calidad del modelo.</w:t>
            </w:r>
          </w:p>
        </w:tc>
        <w:tc>
          <w:tcPr>
            <w:tcW w:w="2943" w:type="dxa"/>
          </w:tcPr>
          <w:p w14:paraId="6184FD23" w14:textId="77777777" w:rsidR="00B10DE3" w:rsidRPr="004B5BB0" w:rsidRDefault="00B10DE3" w:rsidP="00BC0806">
            <w:pPr>
              <w:rPr>
                <w:sz w:val="20"/>
                <w:szCs w:val="20"/>
              </w:rPr>
            </w:pPr>
            <w:r w:rsidRPr="004B5BB0">
              <w:rPr>
                <w:sz w:val="20"/>
                <w:szCs w:val="20"/>
              </w:rPr>
              <w:t>- Configuración de los parámetros para el modelo.</w:t>
            </w:r>
          </w:p>
          <w:p w14:paraId="1D3CB094" w14:textId="77777777" w:rsidR="00B10DE3" w:rsidRPr="004B5BB0" w:rsidRDefault="00B10DE3" w:rsidP="00BC0806">
            <w:pPr>
              <w:rPr>
                <w:sz w:val="20"/>
                <w:szCs w:val="20"/>
              </w:rPr>
            </w:pPr>
            <w:r w:rsidRPr="004B5BB0">
              <w:rPr>
                <w:sz w:val="20"/>
                <w:szCs w:val="20"/>
              </w:rPr>
              <w:t>- Modelos con su debida descripción.</w:t>
            </w:r>
          </w:p>
          <w:p w14:paraId="45C6D492" w14:textId="1E40C884" w:rsidR="00B10DE3" w:rsidRPr="004B5BB0" w:rsidRDefault="00B10DE3" w:rsidP="00BC0806">
            <w:pPr>
              <w:rPr>
                <w:sz w:val="20"/>
                <w:szCs w:val="20"/>
              </w:rPr>
            </w:pPr>
            <w:r w:rsidRPr="004B5BB0">
              <w:rPr>
                <w:sz w:val="20"/>
                <w:szCs w:val="20"/>
              </w:rPr>
              <w:t>- Estimación de la calidad de los modelos.</w:t>
            </w:r>
          </w:p>
        </w:tc>
      </w:tr>
      <w:tr w:rsidR="00BC0806" w14:paraId="79CCB8E9" w14:textId="77777777" w:rsidTr="00BC0806">
        <w:tc>
          <w:tcPr>
            <w:tcW w:w="2942" w:type="dxa"/>
          </w:tcPr>
          <w:p w14:paraId="5F0591AA" w14:textId="5A6DD980" w:rsidR="00BC0806" w:rsidRPr="004B5BB0" w:rsidRDefault="004E41CF" w:rsidP="004E41CF">
            <w:pPr>
              <w:jc w:val="center"/>
              <w:rPr>
                <w:b/>
                <w:sz w:val="20"/>
                <w:szCs w:val="20"/>
              </w:rPr>
            </w:pPr>
            <w:r w:rsidRPr="004B5BB0">
              <w:rPr>
                <w:b/>
                <w:sz w:val="20"/>
                <w:szCs w:val="20"/>
              </w:rPr>
              <w:t>Evaluación</w:t>
            </w:r>
          </w:p>
        </w:tc>
        <w:tc>
          <w:tcPr>
            <w:tcW w:w="2943" w:type="dxa"/>
          </w:tcPr>
          <w:p w14:paraId="778CFF78" w14:textId="6C7ACE8E" w:rsidR="00BC0806" w:rsidRPr="004B5BB0" w:rsidRDefault="00954C63" w:rsidP="00954C63">
            <w:pPr>
              <w:rPr>
                <w:sz w:val="20"/>
                <w:szCs w:val="20"/>
              </w:rPr>
            </w:pPr>
            <w:r w:rsidRPr="004B5BB0">
              <w:rPr>
                <w:sz w:val="20"/>
                <w:szCs w:val="20"/>
              </w:rPr>
              <w:t>- Evaluar resultados.</w:t>
            </w:r>
          </w:p>
          <w:p w14:paraId="3E5300F1" w14:textId="19B6D348" w:rsidR="00954C63" w:rsidRPr="004B5BB0" w:rsidRDefault="00954C63" w:rsidP="00954C63">
            <w:pPr>
              <w:rPr>
                <w:sz w:val="20"/>
                <w:szCs w:val="20"/>
              </w:rPr>
            </w:pPr>
            <w:r w:rsidRPr="004B5BB0">
              <w:rPr>
                <w:sz w:val="20"/>
                <w:szCs w:val="20"/>
              </w:rPr>
              <w:t xml:space="preserve">- </w:t>
            </w:r>
            <w:r w:rsidR="000F77B7" w:rsidRPr="004B5BB0">
              <w:rPr>
                <w:sz w:val="20"/>
                <w:szCs w:val="20"/>
              </w:rPr>
              <w:t>Realizar la revisión del proceso</w:t>
            </w:r>
            <w:r w:rsidRPr="004B5BB0">
              <w:rPr>
                <w:sz w:val="20"/>
                <w:szCs w:val="20"/>
              </w:rPr>
              <w:t>.</w:t>
            </w:r>
          </w:p>
          <w:p w14:paraId="73B2175F" w14:textId="2EFE4A72" w:rsidR="00954C63" w:rsidRPr="004B5BB0" w:rsidRDefault="00954C63" w:rsidP="00954C63">
            <w:pPr>
              <w:rPr>
                <w:sz w:val="20"/>
                <w:szCs w:val="20"/>
              </w:rPr>
            </w:pPr>
            <w:r w:rsidRPr="004B5BB0">
              <w:rPr>
                <w:sz w:val="20"/>
                <w:szCs w:val="20"/>
              </w:rPr>
              <w:t>- Determinar los siguientes pasos.</w:t>
            </w:r>
          </w:p>
        </w:tc>
        <w:tc>
          <w:tcPr>
            <w:tcW w:w="2943" w:type="dxa"/>
          </w:tcPr>
          <w:p w14:paraId="6C58E116" w14:textId="71C73F1B" w:rsidR="007C28B4" w:rsidRPr="004B5BB0" w:rsidRDefault="007C28B4" w:rsidP="00BC0806">
            <w:pPr>
              <w:rPr>
                <w:sz w:val="20"/>
                <w:szCs w:val="20"/>
              </w:rPr>
            </w:pPr>
            <w:r w:rsidRPr="004B5BB0">
              <w:rPr>
                <w:sz w:val="20"/>
                <w:szCs w:val="20"/>
              </w:rPr>
              <w:t xml:space="preserve">- </w:t>
            </w:r>
            <w:r w:rsidR="000F77B7" w:rsidRPr="004B5BB0">
              <w:rPr>
                <w:sz w:val="20"/>
                <w:szCs w:val="20"/>
              </w:rPr>
              <w:t>Evaluación de los resultados.</w:t>
            </w:r>
          </w:p>
          <w:p w14:paraId="123797F1" w14:textId="5B75464F" w:rsidR="007C28B4" w:rsidRPr="004B5BB0" w:rsidRDefault="007C28B4" w:rsidP="00633F4D">
            <w:pPr>
              <w:rPr>
                <w:sz w:val="20"/>
                <w:szCs w:val="20"/>
              </w:rPr>
            </w:pPr>
          </w:p>
        </w:tc>
      </w:tr>
    </w:tbl>
    <w:p w14:paraId="75182963" w14:textId="77777777" w:rsidR="009459F2" w:rsidRDefault="009459F2" w:rsidP="00752A7B">
      <w:pPr>
        <w:pStyle w:val="Ttulo3"/>
      </w:pPr>
    </w:p>
    <w:p w14:paraId="524BA421" w14:textId="6B49463B" w:rsidR="00752A7B" w:rsidRDefault="00752A7B" w:rsidP="00752A7B">
      <w:pPr>
        <w:pStyle w:val="Ttulo3"/>
      </w:pPr>
      <w:bookmarkStart w:id="43" w:name="_Toc26965956"/>
      <w:r w:rsidRPr="00CD1DFB">
        <w:t>Análisis de riesgos y limitaciones</w:t>
      </w:r>
      <w:bookmarkEnd w:id="43"/>
    </w:p>
    <w:p w14:paraId="1300C137" w14:textId="77777777" w:rsidR="007B0E1E" w:rsidRPr="007B0E1E" w:rsidRDefault="007B0E1E" w:rsidP="007B0E1E"/>
    <w:p w14:paraId="24620E9F" w14:textId="1F0125B0" w:rsidR="006A6A55" w:rsidRDefault="00C14603" w:rsidP="00752A7B">
      <w:r>
        <w:t xml:space="preserve">Debido a que el proyecto ya se ha desarrollado en una parte considerable, entonces se han presentado ciertos riesgos y limitaciones que se evidencian en la tabla </w:t>
      </w:r>
      <w:r w:rsidR="00B16EEB">
        <w:t>4</w:t>
      </w:r>
      <w:r w:rsidR="00EB70BB">
        <w:t xml:space="preserve">, para los cuales </w:t>
      </w:r>
      <w:r w:rsidR="00C615AF">
        <w:t>ya fue aplicada su debida contingencia</w:t>
      </w:r>
      <w:r>
        <w:t>.</w:t>
      </w:r>
    </w:p>
    <w:p w14:paraId="5C21A520" w14:textId="3D172E33" w:rsidR="00C14603" w:rsidRDefault="00C14603" w:rsidP="00E67528">
      <w:pPr>
        <w:rPr>
          <w:sz w:val="20"/>
          <w:szCs w:val="20"/>
        </w:rPr>
      </w:pPr>
    </w:p>
    <w:p w14:paraId="3D542AC7" w14:textId="60F9DC5F" w:rsidR="00942E75" w:rsidRDefault="00942E75" w:rsidP="00E67528">
      <w:pPr>
        <w:rPr>
          <w:sz w:val="20"/>
          <w:szCs w:val="20"/>
        </w:rPr>
      </w:pPr>
    </w:p>
    <w:p w14:paraId="6C881EAC" w14:textId="77777777" w:rsidR="00942E75" w:rsidRPr="00B16EEB" w:rsidRDefault="00942E75" w:rsidP="00E67528">
      <w:pPr>
        <w:rPr>
          <w:sz w:val="20"/>
          <w:szCs w:val="20"/>
        </w:rPr>
      </w:pPr>
    </w:p>
    <w:p w14:paraId="206A5D37" w14:textId="61716D0A" w:rsidR="00E67528" w:rsidRPr="00E67528" w:rsidRDefault="00E67528" w:rsidP="00E67528">
      <w:pPr>
        <w:pStyle w:val="Descripcin"/>
        <w:keepNext/>
        <w:rPr>
          <w:lang w:val="es-ES"/>
        </w:rPr>
      </w:pPr>
      <w:bookmarkStart w:id="44" w:name="_Toc26966037"/>
      <w:r w:rsidRPr="00E67528">
        <w:rPr>
          <w:lang w:val="es-ES"/>
        </w:rPr>
        <w:lastRenderedPageBreak/>
        <w:t xml:space="preserve">Tabla  </w:t>
      </w:r>
      <w:r>
        <w:fldChar w:fldCharType="begin"/>
      </w:r>
      <w:r w:rsidRPr="00E67528">
        <w:rPr>
          <w:lang w:val="es-ES"/>
        </w:rPr>
        <w:instrText xml:space="preserve"> SEQ Tabla_ \* ARABIC </w:instrText>
      </w:r>
      <w:r>
        <w:fldChar w:fldCharType="separate"/>
      </w:r>
      <w:r>
        <w:rPr>
          <w:noProof/>
          <w:lang w:val="es-ES"/>
        </w:rPr>
        <w:t>4</w:t>
      </w:r>
      <w:r>
        <w:fldChar w:fldCharType="end"/>
      </w:r>
      <w:r w:rsidRPr="00E67528">
        <w:rPr>
          <w:lang w:val="es-ES"/>
        </w:rPr>
        <w:t>. Análisis de riesgos y limitaciones que han ocurrido en el proyecto.</w:t>
      </w:r>
      <w:bookmarkEnd w:id="44"/>
    </w:p>
    <w:tbl>
      <w:tblPr>
        <w:tblStyle w:val="Tablaconcuadrcula"/>
        <w:tblW w:w="0" w:type="auto"/>
        <w:tblLook w:val="04A0" w:firstRow="1" w:lastRow="0" w:firstColumn="1" w:lastColumn="0" w:noHBand="0" w:noVBand="1"/>
      </w:tblPr>
      <w:tblGrid>
        <w:gridCol w:w="2207"/>
        <w:gridCol w:w="2207"/>
        <w:gridCol w:w="2207"/>
        <w:gridCol w:w="2207"/>
      </w:tblGrid>
      <w:tr w:rsidR="00C14603" w14:paraId="7CA287B8" w14:textId="77777777" w:rsidTr="00C14603">
        <w:tc>
          <w:tcPr>
            <w:tcW w:w="2207" w:type="dxa"/>
          </w:tcPr>
          <w:p w14:paraId="1A77EE4B" w14:textId="61CABD02" w:rsidR="00C14603" w:rsidRPr="00B16EEB" w:rsidRDefault="00C14603" w:rsidP="00752A7B">
            <w:pPr>
              <w:rPr>
                <w:b/>
                <w:sz w:val="20"/>
                <w:szCs w:val="20"/>
              </w:rPr>
            </w:pPr>
            <w:r w:rsidRPr="00B16EEB">
              <w:rPr>
                <w:b/>
                <w:sz w:val="20"/>
                <w:szCs w:val="20"/>
              </w:rPr>
              <w:t>Riesgos y limitaciones.</w:t>
            </w:r>
          </w:p>
        </w:tc>
        <w:tc>
          <w:tcPr>
            <w:tcW w:w="2207" w:type="dxa"/>
          </w:tcPr>
          <w:p w14:paraId="05FD7F4D" w14:textId="679C022C" w:rsidR="00C14603" w:rsidRPr="00B16EEB" w:rsidRDefault="00C14603" w:rsidP="00752A7B">
            <w:pPr>
              <w:rPr>
                <w:b/>
                <w:sz w:val="20"/>
                <w:szCs w:val="20"/>
              </w:rPr>
            </w:pPr>
            <w:r w:rsidRPr="00B16EEB">
              <w:rPr>
                <w:b/>
                <w:sz w:val="20"/>
                <w:szCs w:val="20"/>
              </w:rPr>
              <w:t>Efecto</w:t>
            </w:r>
          </w:p>
        </w:tc>
        <w:tc>
          <w:tcPr>
            <w:tcW w:w="2207" w:type="dxa"/>
          </w:tcPr>
          <w:p w14:paraId="69096E75" w14:textId="2028453B" w:rsidR="00C14603" w:rsidRPr="00B16EEB" w:rsidRDefault="00C14603" w:rsidP="00752A7B">
            <w:pPr>
              <w:rPr>
                <w:b/>
                <w:sz w:val="20"/>
                <w:szCs w:val="20"/>
              </w:rPr>
            </w:pPr>
            <w:r w:rsidRPr="00B16EEB">
              <w:rPr>
                <w:b/>
                <w:sz w:val="20"/>
                <w:szCs w:val="20"/>
              </w:rPr>
              <w:t>Mitigación</w:t>
            </w:r>
          </w:p>
        </w:tc>
        <w:tc>
          <w:tcPr>
            <w:tcW w:w="2207" w:type="dxa"/>
          </w:tcPr>
          <w:p w14:paraId="29DF7544" w14:textId="2061CEC0" w:rsidR="00C14603" w:rsidRPr="00B16EEB" w:rsidRDefault="00C14603" w:rsidP="00752A7B">
            <w:pPr>
              <w:rPr>
                <w:b/>
                <w:sz w:val="20"/>
                <w:szCs w:val="20"/>
              </w:rPr>
            </w:pPr>
            <w:r w:rsidRPr="00B16EEB">
              <w:rPr>
                <w:b/>
                <w:sz w:val="20"/>
                <w:szCs w:val="20"/>
              </w:rPr>
              <w:t>Contingencia</w:t>
            </w:r>
          </w:p>
        </w:tc>
      </w:tr>
      <w:tr w:rsidR="00C14603" w14:paraId="5C2AACF5" w14:textId="77777777" w:rsidTr="00C14603">
        <w:tc>
          <w:tcPr>
            <w:tcW w:w="2207" w:type="dxa"/>
          </w:tcPr>
          <w:p w14:paraId="023D8BC5" w14:textId="7CBBEF77" w:rsidR="00C14603" w:rsidRPr="00B16EEB" w:rsidRDefault="00C14603" w:rsidP="00752A7B">
            <w:pPr>
              <w:rPr>
                <w:sz w:val="20"/>
                <w:szCs w:val="20"/>
              </w:rPr>
            </w:pPr>
            <w:r w:rsidRPr="00B16EEB">
              <w:rPr>
                <w:sz w:val="20"/>
                <w:szCs w:val="20"/>
              </w:rPr>
              <w:t>Dificultad en instalación de software en equipos de la universidad</w:t>
            </w:r>
            <w:r w:rsidR="00F245E4" w:rsidRPr="00B16EEB">
              <w:rPr>
                <w:sz w:val="20"/>
                <w:szCs w:val="20"/>
              </w:rPr>
              <w:t>.</w:t>
            </w:r>
          </w:p>
        </w:tc>
        <w:tc>
          <w:tcPr>
            <w:tcW w:w="2207" w:type="dxa"/>
          </w:tcPr>
          <w:p w14:paraId="0E27A3AA" w14:textId="50DEB4A5" w:rsidR="00C14603" w:rsidRPr="00B16EEB" w:rsidRDefault="00C14603" w:rsidP="00752A7B">
            <w:pPr>
              <w:rPr>
                <w:sz w:val="20"/>
                <w:szCs w:val="20"/>
              </w:rPr>
            </w:pPr>
            <w:r w:rsidRPr="00B16EEB">
              <w:rPr>
                <w:sz w:val="20"/>
                <w:szCs w:val="20"/>
              </w:rPr>
              <w:t>Retraso en el desarrollo</w:t>
            </w:r>
            <w:r w:rsidR="00F245E4" w:rsidRPr="00B16EEB">
              <w:rPr>
                <w:sz w:val="20"/>
                <w:szCs w:val="20"/>
              </w:rPr>
              <w:t>.</w:t>
            </w:r>
          </w:p>
        </w:tc>
        <w:tc>
          <w:tcPr>
            <w:tcW w:w="2207" w:type="dxa"/>
          </w:tcPr>
          <w:p w14:paraId="21BE72D9" w14:textId="02ADCE05" w:rsidR="00C14603" w:rsidRPr="00B16EEB" w:rsidRDefault="00C14603" w:rsidP="00752A7B">
            <w:pPr>
              <w:rPr>
                <w:sz w:val="20"/>
                <w:szCs w:val="20"/>
              </w:rPr>
            </w:pPr>
            <w:r w:rsidRPr="00B16EEB">
              <w:rPr>
                <w:sz w:val="20"/>
                <w:szCs w:val="20"/>
              </w:rPr>
              <w:t>Reducir la cantidad de software a instalar.</w:t>
            </w:r>
          </w:p>
        </w:tc>
        <w:tc>
          <w:tcPr>
            <w:tcW w:w="2207" w:type="dxa"/>
          </w:tcPr>
          <w:p w14:paraId="2248C141" w14:textId="7FD838AD" w:rsidR="00C14603" w:rsidRPr="00B16EEB" w:rsidRDefault="00C14603" w:rsidP="00752A7B">
            <w:pPr>
              <w:rPr>
                <w:sz w:val="20"/>
                <w:szCs w:val="20"/>
              </w:rPr>
            </w:pPr>
            <w:r w:rsidRPr="00B16EEB">
              <w:rPr>
                <w:sz w:val="20"/>
                <w:szCs w:val="20"/>
              </w:rPr>
              <w:t>Instalar todo el software necesario en una petición.</w:t>
            </w:r>
          </w:p>
        </w:tc>
      </w:tr>
      <w:tr w:rsidR="00C14603" w14:paraId="4E967BA4" w14:textId="77777777" w:rsidTr="00C14603">
        <w:tc>
          <w:tcPr>
            <w:tcW w:w="2207" w:type="dxa"/>
          </w:tcPr>
          <w:p w14:paraId="6C3A24BE" w14:textId="344CADFF" w:rsidR="00C14603" w:rsidRPr="00B16EEB" w:rsidRDefault="00C14603" w:rsidP="00752A7B">
            <w:pPr>
              <w:rPr>
                <w:sz w:val="20"/>
                <w:szCs w:val="20"/>
              </w:rPr>
            </w:pPr>
            <w:r w:rsidRPr="00B16EEB">
              <w:rPr>
                <w:sz w:val="20"/>
                <w:szCs w:val="20"/>
              </w:rPr>
              <w:t>Tecnología utilizada presente problemas</w:t>
            </w:r>
            <w:r w:rsidR="00F245E4" w:rsidRPr="00B16EEB">
              <w:rPr>
                <w:sz w:val="20"/>
                <w:szCs w:val="20"/>
              </w:rPr>
              <w:t>.</w:t>
            </w:r>
          </w:p>
        </w:tc>
        <w:tc>
          <w:tcPr>
            <w:tcW w:w="2207" w:type="dxa"/>
          </w:tcPr>
          <w:p w14:paraId="0DA082E4" w14:textId="0AC50712" w:rsidR="00C14603" w:rsidRPr="00B16EEB" w:rsidRDefault="00C14603" w:rsidP="00752A7B">
            <w:pPr>
              <w:rPr>
                <w:sz w:val="20"/>
                <w:szCs w:val="20"/>
              </w:rPr>
            </w:pPr>
            <w:r w:rsidRPr="00B16EEB">
              <w:rPr>
                <w:sz w:val="20"/>
                <w:szCs w:val="20"/>
              </w:rPr>
              <w:t>Retraso en el desarrollo</w:t>
            </w:r>
            <w:r w:rsidR="00F245E4" w:rsidRPr="00B16EEB">
              <w:rPr>
                <w:sz w:val="20"/>
                <w:szCs w:val="20"/>
              </w:rPr>
              <w:t>.</w:t>
            </w:r>
          </w:p>
        </w:tc>
        <w:tc>
          <w:tcPr>
            <w:tcW w:w="2207" w:type="dxa"/>
          </w:tcPr>
          <w:p w14:paraId="61CA0DAA" w14:textId="43ACEAF2" w:rsidR="00C14603" w:rsidRPr="00B16EEB" w:rsidRDefault="00C330A4" w:rsidP="00752A7B">
            <w:pPr>
              <w:rPr>
                <w:sz w:val="20"/>
                <w:szCs w:val="20"/>
              </w:rPr>
            </w:pPr>
            <w:r w:rsidRPr="00B16EEB">
              <w:rPr>
                <w:sz w:val="20"/>
                <w:szCs w:val="20"/>
              </w:rPr>
              <w:t>Investigar sobre la tecnología a utilizar</w:t>
            </w:r>
            <w:r w:rsidR="00F245E4" w:rsidRPr="00B16EEB">
              <w:rPr>
                <w:sz w:val="20"/>
                <w:szCs w:val="20"/>
              </w:rPr>
              <w:t>.</w:t>
            </w:r>
          </w:p>
        </w:tc>
        <w:tc>
          <w:tcPr>
            <w:tcW w:w="2207" w:type="dxa"/>
          </w:tcPr>
          <w:p w14:paraId="1F7B0C60" w14:textId="59DB91F9" w:rsidR="00C14603" w:rsidRPr="00B16EEB" w:rsidRDefault="00C330A4" w:rsidP="00752A7B">
            <w:pPr>
              <w:rPr>
                <w:sz w:val="20"/>
                <w:szCs w:val="20"/>
              </w:rPr>
            </w:pPr>
            <w:r w:rsidRPr="00B16EEB">
              <w:rPr>
                <w:sz w:val="20"/>
                <w:szCs w:val="20"/>
              </w:rPr>
              <w:t>Solucionar errores o cambiar de tecnología.</w:t>
            </w:r>
          </w:p>
        </w:tc>
      </w:tr>
      <w:tr w:rsidR="00C14603" w14:paraId="75AFB5ED" w14:textId="77777777" w:rsidTr="00C14603">
        <w:tc>
          <w:tcPr>
            <w:tcW w:w="2207" w:type="dxa"/>
          </w:tcPr>
          <w:p w14:paraId="2D98BC9E" w14:textId="3ED91730" w:rsidR="00C14603" w:rsidRPr="00B16EEB" w:rsidRDefault="00C14603" w:rsidP="00752A7B">
            <w:pPr>
              <w:rPr>
                <w:sz w:val="20"/>
                <w:szCs w:val="20"/>
              </w:rPr>
            </w:pPr>
            <w:r w:rsidRPr="00B16EEB">
              <w:rPr>
                <w:sz w:val="20"/>
                <w:szCs w:val="20"/>
              </w:rPr>
              <w:t>Solo pueden participar en el experimento estudiantes de la universidad</w:t>
            </w:r>
            <w:r w:rsidR="00F245E4" w:rsidRPr="00B16EEB">
              <w:rPr>
                <w:sz w:val="20"/>
                <w:szCs w:val="20"/>
              </w:rPr>
              <w:t>.</w:t>
            </w:r>
          </w:p>
        </w:tc>
        <w:tc>
          <w:tcPr>
            <w:tcW w:w="2207" w:type="dxa"/>
          </w:tcPr>
          <w:p w14:paraId="5788B677" w14:textId="6BC94651" w:rsidR="00C14603" w:rsidRPr="00B16EEB" w:rsidRDefault="00C330A4" w:rsidP="00752A7B">
            <w:pPr>
              <w:rPr>
                <w:sz w:val="20"/>
                <w:szCs w:val="20"/>
              </w:rPr>
            </w:pPr>
            <w:r w:rsidRPr="00B16EEB">
              <w:rPr>
                <w:sz w:val="20"/>
                <w:szCs w:val="20"/>
              </w:rPr>
              <w:t>Reducción del número de participantes</w:t>
            </w:r>
            <w:r w:rsidR="00F245E4" w:rsidRPr="00B16EEB">
              <w:rPr>
                <w:sz w:val="20"/>
                <w:szCs w:val="20"/>
              </w:rPr>
              <w:t>.</w:t>
            </w:r>
          </w:p>
        </w:tc>
        <w:tc>
          <w:tcPr>
            <w:tcW w:w="2207" w:type="dxa"/>
          </w:tcPr>
          <w:p w14:paraId="60DC9EE7" w14:textId="44BB9829" w:rsidR="00C330A4" w:rsidRPr="00B16EEB" w:rsidRDefault="00C330A4" w:rsidP="00C330A4">
            <w:pPr>
              <w:rPr>
                <w:sz w:val="20"/>
                <w:szCs w:val="20"/>
              </w:rPr>
            </w:pPr>
            <w:r w:rsidRPr="00B16EEB">
              <w:rPr>
                <w:sz w:val="20"/>
                <w:szCs w:val="20"/>
              </w:rPr>
              <w:t>Brindar una buena experiencia en el evento</w:t>
            </w:r>
            <w:r w:rsidR="00F245E4" w:rsidRPr="00B16EEB">
              <w:rPr>
                <w:sz w:val="20"/>
                <w:szCs w:val="20"/>
              </w:rPr>
              <w:t>.</w:t>
            </w:r>
          </w:p>
          <w:p w14:paraId="32CCCE7F" w14:textId="77777777" w:rsidR="00C14603" w:rsidRPr="00B16EEB" w:rsidRDefault="00C14603" w:rsidP="00752A7B">
            <w:pPr>
              <w:rPr>
                <w:sz w:val="20"/>
                <w:szCs w:val="20"/>
              </w:rPr>
            </w:pPr>
          </w:p>
        </w:tc>
        <w:tc>
          <w:tcPr>
            <w:tcW w:w="2207" w:type="dxa"/>
          </w:tcPr>
          <w:p w14:paraId="761A9AC0" w14:textId="258A4667" w:rsidR="00C14603" w:rsidRPr="00B16EEB" w:rsidRDefault="00C330A4" w:rsidP="00752A7B">
            <w:pPr>
              <w:rPr>
                <w:sz w:val="20"/>
                <w:szCs w:val="20"/>
              </w:rPr>
            </w:pPr>
            <w:r w:rsidRPr="00B16EEB">
              <w:rPr>
                <w:sz w:val="20"/>
                <w:szCs w:val="20"/>
              </w:rPr>
              <w:t>Aumentar la publicidad del evento en la universidad</w:t>
            </w:r>
            <w:r w:rsidR="00F245E4" w:rsidRPr="00B16EEB">
              <w:rPr>
                <w:sz w:val="20"/>
                <w:szCs w:val="20"/>
              </w:rPr>
              <w:t>.</w:t>
            </w:r>
          </w:p>
        </w:tc>
      </w:tr>
      <w:tr w:rsidR="0016025E" w14:paraId="1F68719B" w14:textId="77777777" w:rsidTr="00C14603">
        <w:tc>
          <w:tcPr>
            <w:tcW w:w="2207" w:type="dxa"/>
          </w:tcPr>
          <w:p w14:paraId="6928B93C" w14:textId="295B72B7" w:rsidR="0016025E" w:rsidRPr="00B16EEB" w:rsidRDefault="0016025E" w:rsidP="0016025E">
            <w:pPr>
              <w:rPr>
                <w:sz w:val="20"/>
                <w:szCs w:val="20"/>
              </w:rPr>
            </w:pPr>
            <w:r w:rsidRPr="00B16EEB">
              <w:rPr>
                <w:bCs/>
                <w:sz w:val="20"/>
                <w:szCs w:val="20"/>
                <w:lang w:val="es-ES"/>
              </w:rPr>
              <w:t>Falta de participantes para recopilación de los datos</w:t>
            </w:r>
            <w:r w:rsidR="00F245E4" w:rsidRPr="00B16EEB">
              <w:rPr>
                <w:bCs/>
                <w:sz w:val="20"/>
                <w:szCs w:val="20"/>
                <w:lang w:val="es-ES"/>
              </w:rPr>
              <w:t>.</w:t>
            </w:r>
          </w:p>
        </w:tc>
        <w:tc>
          <w:tcPr>
            <w:tcW w:w="2207" w:type="dxa"/>
          </w:tcPr>
          <w:p w14:paraId="5A571806" w14:textId="1F80AAAE" w:rsidR="0016025E" w:rsidRPr="00B16EEB" w:rsidRDefault="0016025E" w:rsidP="0016025E">
            <w:pPr>
              <w:rPr>
                <w:sz w:val="20"/>
                <w:szCs w:val="20"/>
              </w:rPr>
            </w:pPr>
            <w:r w:rsidRPr="00B16EEB">
              <w:rPr>
                <w:bCs/>
                <w:sz w:val="20"/>
                <w:szCs w:val="20"/>
                <w:lang w:val="es-ES"/>
              </w:rPr>
              <w:t>Retraso en la recopilación de los datos</w:t>
            </w:r>
          </w:p>
        </w:tc>
        <w:tc>
          <w:tcPr>
            <w:tcW w:w="2207" w:type="dxa"/>
          </w:tcPr>
          <w:p w14:paraId="5A41873A" w14:textId="378778BA" w:rsidR="0016025E" w:rsidRPr="00B16EEB" w:rsidRDefault="0016025E" w:rsidP="0016025E">
            <w:pPr>
              <w:rPr>
                <w:sz w:val="20"/>
                <w:szCs w:val="20"/>
              </w:rPr>
            </w:pPr>
            <w:r w:rsidRPr="00B16EEB">
              <w:rPr>
                <w:bCs/>
                <w:sz w:val="20"/>
                <w:szCs w:val="20"/>
                <w:lang w:val="es-ES"/>
              </w:rPr>
              <w:t>Ofrecer incentivo monetario</w:t>
            </w:r>
            <w:r w:rsidR="00F245E4" w:rsidRPr="00B16EEB">
              <w:rPr>
                <w:bCs/>
                <w:sz w:val="20"/>
                <w:szCs w:val="20"/>
                <w:lang w:val="es-ES"/>
              </w:rPr>
              <w:t>.</w:t>
            </w:r>
          </w:p>
        </w:tc>
        <w:tc>
          <w:tcPr>
            <w:tcW w:w="2207" w:type="dxa"/>
          </w:tcPr>
          <w:p w14:paraId="1EEDAF3D" w14:textId="632F3828" w:rsidR="0016025E" w:rsidRPr="00B16EEB" w:rsidRDefault="0016025E" w:rsidP="0016025E">
            <w:pPr>
              <w:rPr>
                <w:sz w:val="20"/>
                <w:szCs w:val="20"/>
              </w:rPr>
            </w:pPr>
            <w:r w:rsidRPr="00B16EEB">
              <w:rPr>
                <w:bCs/>
                <w:sz w:val="20"/>
                <w:szCs w:val="20"/>
              </w:rPr>
              <w:t>Publicitar de una mejor manera la convocatoria</w:t>
            </w:r>
            <w:r w:rsidR="00F245E4" w:rsidRPr="00B16EEB">
              <w:rPr>
                <w:bCs/>
                <w:sz w:val="20"/>
                <w:szCs w:val="20"/>
              </w:rPr>
              <w:t>.</w:t>
            </w:r>
          </w:p>
        </w:tc>
      </w:tr>
    </w:tbl>
    <w:p w14:paraId="2AF42C2E" w14:textId="77777777" w:rsidR="007B0E1E" w:rsidRDefault="007B0E1E" w:rsidP="00752A7B"/>
    <w:p w14:paraId="507F68A8" w14:textId="35AF6F71" w:rsidR="00C330A4" w:rsidRDefault="00C330A4" w:rsidP="00E67528">
      <w:r>
        <w:t>Como todavía no se ha terminad</w:t>
      </w:r>
      <w:r w:rsidR="00946598">
        <w:t>o</w:t>
      </w:r>
      <w:r>
        <w:t xml:space="preserve"> el cronograma</w:t>
      </w:r>
      <w:r w:rsidR="00946598">
        <w:t xml:space="preserve"> propuesto</w:t>
      </w:r>
      <w:r>
        <w:t xml:space="preserve">, los riesgos y limitaciones presentes en la tabla </w:t>
      </w:r>
      <w:r w:rsidR="00B16EEB">
        <w:t>5</w:t>
      </w:r>
      <w:r>
        <w:t xml:space="preserve"> pueden presentarse en lo que resta de tiempo de trabajo.</w:t>
      </w:r>
    </w:p>
    <w:p w14:paraId="26531C1E" w14:textId="77777777" w:rsidR="00355E7D" w:rsidRPr="00355E7D" w:rsidRDefault="00355E7D" w:rsidP="00E67528"/>
    <w:p w14:paraId="58E7DE7D" w14:textId="22DFFCC2" w:rsidR="00E67528" w:rsidRPr="00E67528" w:rsidRDefault="00E67528" w:rsidP="00E67528">
      <w:pPr>
        <w:pStyle w:val="Descripcin"/>
        <w:keepNext/>
        <w:rPr>
          <w:lang w:val="es-ES"/>
        </w:rPr>
      </w:pPr>
      <w:bookmarkStart w:id="45" w:name="_Toc26966038"/>
      <w:r w:rsidRPr="00E67528">
        <w:rPr>
          <w:lang w:val="es-ES"/>
        </w:rPr>
        <w:t xml:space="preserve">Tabla  </w:t>
      </w:r>
      <w:r>
        <w:fldChar w:fldCharType="begin"/>
      </w:r>
      <w:r w:rsidRPr="00E67528">
        <w:rPr>
          <w:lang w:val="es-ES"/>
        </w:rPr>
        <w:instrText xml:space="preserve"> SEQ Tabla_ \* ARABIC </w:instrText>
      </w:r>
      <w:r>
        <w:fldChar w:fldCharType="separate"/>
      </w:r>
      <w:r>
        <w:rPr>
          <w:noProof/>
          <w:lang w:val="es-ES"/>
        </w:rPr>
        <w:t>5</w:t>
      </w:r>
      <w:r>
        <w:fldChar w:fldCharType="end"/>
      </w:r>
      <w:r w:rsidRPr="00E67528">
        <w:rPr>
          <w:lang w:val="es-ES"/>
        </w:rPr>
        <w:t>. Análisis de riesgos y limitaciones que pueden ocurrir en el transcurso del proyecto.</w:t>
      </w:r>
      <w:bookmarkEnd w:id="45"/>
    </w:p>
    <w:tbl>
      <w:tblPr>
        <w:tblStyle w:val="Tablaconcuadrcula"/>
        <w:tblW w:w="0" w:type="auto"/>
        <w:tblLook w:val="04A0" w:firstRow="1" w:lastRow="0" w:firstColumn="1" w:lastColumn="0" w:noHBand="0" w:noVBand="1"/>
      </w:tblPr>
      <w:tblGrid>
        <w:gridCol w:w="2207"/>
        <w:gridCol w:w="2207"/>
        <w:gridCol w:w="2207"/>
        <w:gridCol w:w="2207"/>
      </w:tblGrid>
      <w:tr w:rsidR="00C330A4" w14:paraId="55AFE42E" w14:textId="77777777" w:rsidTr="00172C09">
        <w:tc>
          <w:tcPr>
            <w:tcW w:w="2207" w:type="dxa"/>
          </w:tcPr>
          <w:p w14:paraId="77AC0B58" w14:textId="001B0297" w:rsidR="00C330A4" w:rsidRPr="00B16EEB" w:rsidRDefault="00C330A4" w:rsidP="00C330A4">
            <w:pPr>
              <w:rPr>
                <w:b/>
                <w:sz w:val="20"/>
                <w:szCs w:val="20"/>
              </w:rPr>
            </w:pPr>
            <w:r w:rsidRPr="00B16EEB">
              <w:rPr>
                <w:b/>
                <w:sz w:val="20"/>
                <w:szCs w:val="20"/>
              </w:rPr>
              <w:t>Riesgos y limitaciones.</w:t>
            </w:r>
          </w:p>
        </w:tc>
        <w:tc>
          <w:tcPr>
            <w:tcW w:w="2207" w:type="dxa"/>
          </w:tcPr>
          <w:p w14:paraId="1E3C3864" w14:textId="273EFF1F" w:rsidR="00C330A4" w:rsidRPr="00B16EEB" w:rsidRDefault="00C330A4" w:rsidP="00C330A4">
            <w:pPr>
              <w:rPr>
                <w:b/>
                <w:sz w:val="20"/>
                <w:szCs w:val="20"/>
              </w:rPr>
            </w:pPr>
            <w:r w:rsidRPr="00B16EEB">
              <w:rPr>
                <w:b/>
                <w:sz w:val="20"/>
                <w:szCs w:val="20"/>
              </w:rPr>
              <w:t>Efecto</w:t>
            </w:r>
          </w:p>
        </w:tc>
        <w:tc>
          <w:tcPr>
            <w:tcW w:w="2207" w:type="dxa"/>
          </w:tcPr>
          <w:p w14:paraId="074C0CE7" w14:textId="36CE1ECE" w:rsidR="00C330A4" w:rsidRPr="00B16EEB" w:rsidRDefault="00C330A4" w:rsidP="00C330A4">
            <w:pPr>
              <w:rPr>
                <w:b/>
                <w:sz w:val="20"/>
                <w:szCs w:val="20"/>
              </w:rPr>
            </w:pPr>
            <w:r w:rsidRPr="00B16EEB">
              <w:rPr>
                <w:b/>
                <w:sz w:val="20"/>
                <w:szCs w:val="20"/>
              </w:rPr>
              <w:t>Mitigación</w:t>
            </w:r>
          </w:p>
        </w:tc>
        <w:tc>
          <w:tcPr>
            <w:tcW w:w="2207" w:type="dxa"/>
          </w:tcPr>
          <w:p w14:paraId="0B97B2B8" w14:textId="1C80A532" w:rsidR="00C330A4" w:rsidRPr="00B16EEB" w:rsidRDefault="00C330A4" w:rsidP="00C330A4">
            <w:pPr>
              <w:rPr>
                <w:b/>
                <w:sz w:val="20"/>
                <w:szCs w:val="20"/>
              </w:rPr>
            </w:pPr>
            <w:r w:rsidRPr="00B16EEB">
              <w:rPr>
                <w:b/>
                <w:sz w:val="20"/>
                <w:szCs w:val="20"/>
              </w:rPr>
              <w:t>Contingencia</w:t>
            </w:r>
          </w:p>
        </w:tc>
      </w:tr>
      <w:tr w:rsidR="00172C09" w14:paraId="031F3F59" w14:textId="77777777" w:rsidTr="00172C09">
        <w:tc>
          <w:tcPr>
            <w:tcW w:w="2207" w:type="dxa"/>
          </w:tcPr>
          <w:p w14:paraId="4CBC873B" w14:textId="42D8A8DE" w:rsidR="00172C09" w:rsidRPr="00B16EEB" w:rsidRDefault="006C556B" w:rsidP="00172C09">
            <w:pPr>
              <w:rPr>
                <w:sz w:val="20"/>
                <w:szCs w:val="20"/>
              </w:rPr>
            </w:pPr>
            <w:r w:rsidRPr="00B16EEB">
              <w:rPr>
                <w:sz w:val="20"/>
                <w:szCs w:val="20"/>
              </w:rPr>
              <w:t>Los resultados del experimento no cuenten con la calidad necesaria.</w:t>
            </w:r>
          </w:p>
        </w:tc>
        <w:tc>
          <w:tcPr>
            <w:tcW w:w="2207" w:type="dxa"/>
          </w:tcPr>
          <w:p w14:paraId="779CC496" w14:textId="7A9FDE4D" w:rsidR="00172C09" w:rsidRPr="00B16EEB" w:rsidRDefault="00D25F3D" w:rsidP="00172C09">
            <w:pPr>
              <w:rPr>
                <w:sz w:val="20"/>
                <w:szCs w:val="20"/>
              </w:rPr>
            </w:pPr>
            <w:r w:rsidRPr="00B16EEB">
              <w:rPr>
                <w:sz w:val="20"/>
                <w:szCs w:val="20"/>
              </w:rPr>
              <w:t xml:space="preserve">Retraso en </w:t>
            </w:r>
            <w:r w:rsidR="00085A8E" w:rsidRPr="00B16EEB">
              <w:rPr>
                <w:sz w:val="20"/>
                <w:szCs w:val="20"/>
              </w:rPr>
              <w:t>el entrenamiento de los modelos</w:t>
            </w:r>
            <w:r w:rsidR="00F245E4" w:rsidRPr="00B16EEB">
              <w:rPr>
                <w:sz w:val="20"/>
                <w:szCs w:val="20"/>
              </w:rPr>
              <w:t>.</w:t>
            </w:r>
          </w:p>
        </w:tc>
        <w:tc>
          <w:tcPr>
            <w:tcW w:w="2207" w:type="dxa"/>
          </w:tcPr>
          <w:p w14:paraId="542EACBF" w14:textId="05378CA0" w:rsidR="00172C09" w:rsidRPr="00B16EEB" w:rsidRDefault="00085A8E" w:rsidP="00172C09">
            <w:pPr>
              <w:rPr>
                <w:sz w:val="20"/>
                <w:szCs w:val="20"/>
              </w:rPr>
            </w:pPr>
            <w:r w:rsidRPr="00B16EEB">
              <w:rPr>
                <w:sz w:val="20"/>
                <w:szCs w:val="20"/>
              </w:rPr>
              <w:t>Realizar pruebas en la herramienta antes de realizar el experimento.</w:t>
            </w:r>
          </w:p>
        </w:tc>
        <w:tc>
          <w:tcPr>
            <w:tcW w:w="2207" w:type="dxa"/>
          </w:tcPr>
          <w:p w14:paraId="1DA5F7C7" w14:textId="3CC77CEE" w:rsidR="00172C09" w:rsidRPr="00B16EEB" w:rsidRDefault="00085A8E" w:rsidP="00172C09">
            <w:pPr>
              <w:rPr>
                <w:sz w:val="20"/>
                <w:szCs w:val="20"/>
              </w:rPr>
            </w:pPr>
            <w:r w:rsidRPr="00B16EEB">
              <w:rPr>
                <w:sz w:val="20"/>
                <w:szCs w:val="20"/>
              </w:rPr>
              <w:t>Encontrar el error en la toma de los datos y solucionarlo.</w:t>
            </w:r>
          </w:p>
        </w:tc>
      </w:tr>
      <w:tr w:rsidR="00172C09" w14:paraId="1E9B9C99" w14:textId="77777777" w:rsidTr="00172C09">
        <w:tc>
          <w:tcPr>
            <w:tcW w:w="2207" w:type="dxa"/>
          </w:tcPr>
          <w:p w14:paraId="60CDF9B2" w14:textId="04AEC8BA" w:rsidR="00172C09" w:rsidRPr="00B16EEB" w:rsidRDefault="0016025E" w:rsidP="00172C09">
            <w:pPr>
              <w:rPr>
                <w:sz w:val="20"/>
                <w:szCs w:val="20"/>
              </w:rPr>
            </w:pPr>
            <w:r w:rsidRPr="00B16EEB">
              <w:rPr>
                <w:sz w:val="20"/>
                <w:szCs w:val="20"/>
              </w:rPr>
              <w:lastRenderedPageBreak/>
              <w:t>La cantidad de canciones marcadas no sea suficiente para entrenar el modelo.</w:t>
            </w:r>
          </w:p>
        </w:tc>
        <w:tc>
          <w:tcPr>
            <w:tcW w:w="2207" w:type="dxa"/>
          </w:tcPr>
          <w:p w14:paraId="58F0FCA1" w14:textId="076C4588" w:rsidR="00172C09" w:rsidRPr="00B16EEB" w:rsidRDefault="00F245E4" w:rsidP="00172C09">
            <w:pPr>
              <w:rPr>
                <w:sz w:val="20"/>
                <w:szCs w:val="20"/>
              </w:rPr>
            </w:pPr>
            <w:r w:rsidRPr="00B16EEB">
              <w:rPr>
                <w:sz w:val="20"/>
                <w:szCs w:val="20"/>
              </w:rPr>
              <w:t>Retraso en el entrenamiento de los modelos.</w:t>
            </w:r>
          </w:p>
        </w:tc>
        <w:tc>
          <w:tcPr>
            <w:tcW w:w="2207" w:type="dxa"/>
          </w:tcPr>
          <w:p w14:paraId="30188A99" w14:textId="750E0985" w:rsidR="00172C09" w:rsidRPr="00B16EEB" w:rsidRDefault="00F245E4" w:rsidP="00172C09">
            <w:pPr>
              <w:rPr>
                <w:sz w:val="20"/>
                <w:szCs w:val="20"/>
              </w:rPr>
            </w:pPr>
            <w:r w:rsidRPr="00B16EEB">
              <w:rPr>
                <w:sz w:val="20"/>
                <w:szCs w:val="20"/>
              </w:rPr>
              <w:t>Realizar el experimento para una gran cantidad de canciones.</w:t>
            </w:r>
          </w:p>
        </w:tc>
        <w:tc>
          <w:tcPr>
            <w:tcW w:w="2207" w:type="dxa"/>
          </w:tcPr>
          <w:p w14:paraId="3889EED1" w14:textId="548505CC" w:rsidR="00172C09" w:rsidRPr="00B16EEB" w:rsidRDefault="00F245E4" w:rsidP="00172C09">
            <w:pPr>
              <w:rPr>
                <w:sz w:val="20"/>
                <w:szCs w:val="20"/>
              </w:rPr>
            </w:pPr>
            <w:r w:rsidRPr="00B16EEB">
              <w:rPr>
                <w:sz w:val="20"/>
                <w:szCs w:val="20"/>
              </w:rPr>
              <w:t>Agregar más canciones y repetir el experimento para las nuevas canciones.</w:t>
            </w:r>
          </w:p>
        </w:tc>
      </w:tr>
      <w:tr w:rsidR="0016025E" w14:paraId="203769C8" w14:textId="77777777" w:rsidTr="00172C09">
        <w:tc>
          <w:tcPr>
            <w:tcW w:w="2207" w:type="dxa"/>
          </w:tcPr>
          <w:p w14:paraId="351C1E72" w14:textId="502B5986" w:rsidR="0016025E" w:rsidRPr="00B16EEB" w:rsidRDefault="0016025E" w:rsidP="00172C09">
            <w:pPr>
              <w:rPr>
                <w:sz w:val="20"/>
                <w:szCs w:val="20"/>
              </w:rPr>
            </w:pPr>
            <w:r w:rsidRPr="00B16EEB">
              <w:rPr>
                <w:sz w:val="20"/>
                <w:szCs w:val="20"/>
              </w:rPr>
              <w:t>El modelo entrenado no sea capaz de detectar correctamente el pulso en las canciones de salsa.</w:t>
            </w:r>
          </w:p>
        </w:tc>
        <w:tc>
          <w:tcPr>
            <w:tcW w:w="2207" w:type="dxa"/>
          </w:tcPr>
          <w:p w14:paraId="12C8C7EB" w14:textId="21B1CAD2" w:rsidR="0016025E" w:rsidRPr="00B16EEB" w:rsidRDefault="00F245E4" w:rsidP="00172C09">
            <w:pPr>
              <w:rPr>
                <w:sz w:val="20"/>
                <w:szCs w:val="20"/>
              </w:rPr>
            </w:pPr>
            <w:r w:rsidRPr="00B16EEB">
              <w:rPr>
                <w:sz w:val="20"/>
                <w:szCs w:val="20"/>
              </w:rPr>
              <w:t>Retraso en la finalización del proyecto.</w:t>
            </w:r>
          </w:p>
        </w:tc>
        <w:tc>
          <w:tcPr>
            <w:tcW w:w="2207" w:type="dxa"/>
          </w:tcPr>
          <w:p w14:paraId="3BAA474E" w14:textId="253C42AD" w:rsidR="0016025E" w:rsidRPr="00B16EEB" w:rsidRDefault="00F245E4" w:rsidP="00172C09">
            <w:pPr>
              <w:rPr>
                <w:sz w:val="20"/>
                <w:szCs w:val="20"/>
              </w:rPr>
            </w:pPr>
            <w:r w:rsidRPr="00B16EEB">
              <w:rPr>
                <w:sz w:val="20"/>
                <w:szCs w:val="20"/>
              </w:rPr>
              <w:t>Asegurarse de la calidad de los datos ingresados por los estudiantes en el experimento.</w:t>
            </w:r>
          </w:p>
        </w:tc>
        <w:tc>
          <w:tcPr>
            <w:tcW w:w="2207" w:type="dxa"/>
          </w:tcPr>
          <w:p w14:paraId="0E7E5960" w14:textId="09AC7169" w:rsidR="0016025E" w:rsidRPr="00B16EEB" w:rsidRDefault="00F245E4" w:rsidP="00172C09">
            <w:pPr>
              <w:rPr>
                <w:sz w:val="20"/>
                <w:szCs w:val="20"/>
              </w:rPr>
            </w:pPr>
            <w:r w:rsidRPr="00B16EEB">
              <w:rPr>
                <w:sz w:val="20"/>
                <w:szCs w:val="20"/>
              </w:rPr>
              <w:t>Buscar el motivo por el cual el modelo no funciona correctamente y solucionarlo.</w:t>
            </w:r>
          </w:p>
        </w:tc>
      </w:tr>
    </w:tbl>
    <w:p w14:paraId="75857CC8" w14:textId="77777777" w:rsidR="007B0E1E" w:rsidRPr="007B0E1E" w:rsidRDefault="007B0E1E" w:rsidP="007B0E1E"/>
    <w:p w14:paraId="4D60A34E" w14:textId="21126D62" w:rsidR="00752A7B" w:rsidRDefault="00752A7B" w:rsidP="00752A7B">
      <w:pPr>
        <w:pStyle w:val="Ttulo3"/>
        <w:spacing w:before="120"/>
      </w:pPr>
      <w:bookmarkStart w:id="46" w:name="_Toc26965957"/>
      <w:r w:rsidRPr="00CD1DFB">
        <w:t>Cronograma del anteproyecto</w:t>
      </w:r>
      <w:bookmarkEnd w:id="46"/>
    </w:p>
    <w:p w14:paraId="2A6A58C3" w14:textId="3D880401" w:rsidR="009809A9" w:rsidRPr="007B0E1E" w:rsidRDefault="009809A9" w:rsidP="007B0E1E">
      <w:r>
        <w:t xml:space="preserve">En la figura 1 es posible apreciar cada una de las actividades que se encuentran estipuladas </w:t>
      </w:r>
      <w:r w:rsidR="00C67A9F">
        <w:t xml:space="preserve">para realizar </w:t>
      </w:r>
      <w:r>
        <w:t>en el proyecto, cada una de ellas cuenta con su indicador de porcentaje completado, la duración planeada, su fecha de comienzo y de fin.</w:t>
      </w:r>
    </w:p>
    <w:p w14:paraId="1B82EE74" w14:textId="6C52E429" w:rsidR="00752A7B" w:rsidRDefault="00431B2F" w:rsidP="00752A7B">
      <w:pPr>
        <w:spacing w:line="300" w:lineRule="atLeast"/>
        <w:rPr>
          <w:rFonts w:cs="Arial"/>
          <w:bCs/>
        </w:rPr>
      </w:pPr>
      <w:r>
        <w:rPr>
          <w:noProof/>
        </w:rPr>
        <w:drawing>
          <wp:inline distT="0" distB="0" distL="0" distR="0" wp14:anchorId="4307DD39" wp14:editId="37B2A1FB">
            <wp:extent cx="4978039" cy="4086971"/>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9787" cy="4088406"/>
                    </a:xfrm>
                    <a:prstGeom prst="rect">
                      <a:avLst/>
                    </a:prstGeom>
                  </pic:spPr>
                </pic:pic>
              </a:graphicData>
            </a:graphic>
          </wp:inline>
        </w:drawing>
      </w:r>
    </w:p>
    <w:p w14:paraId="2D1D976E" w14:textId="2052759B" w:rsidR="00E67528" w:rsidRDefault="00431B2F" w:rsidP="00E67528">
      <w:pPr>
        <w:keepNext/>
        <w:spacing w:line="300" w:lineRule="atLeast"/>
      </w:pPr>
      <w:r>
        <w:rPr>
          <w:noProof/>
        </w:rPr>
        <w:lastRenderedPageBreak/>
        <w:drawing>
          <wp:inline distT="0" distB="0" distL="0" distR="0" wp14:anchorId="16768E2F" wp14:editId="6424A06F">
            <wp:extent cx="4937760" cy="96431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1267" cy="980618"/>
                    </a:xfrm>
                    <a:prstGeom prst="rect">
                      <a:avLst/>
                    </a:prstGeom>
                  </pic:spPr>
                </pic:pic>
              </a:graphicData>
            </a:graphic>
          </wp:inline>
        </w:drawing>
      </w:r>
    </w:p>
    <w:p w14:paraId="4CE93473" w14:textId="79FC7021" w:rsidR="007B0E1E" w:rsidRPr="00E67528" w:rsidRDefault="00E67528" w:rsidP="00E67528">
      <w:pPr>
        <w:pStyle w:val="Descripcin"/>
        <w:rPr>
          <w:rFonts w:cs="Arial"/>
          <w:bCs/>
          <w:lang w:val="es-ES"/>
        </w:rPr>
      </w:pPr>
      <w:bookmarkStart w:id="47" w:name="_Toc26973186"/>
      <w:r w:rsidRPr="00E67528">
        <w:rPr>
          <w:lang w:val="es-ES"/>
        </w:rPr>
        <w:t xml:space="preserve">Figura  </w:t>
      </w:r>
      <w:r>
        <w:fldChar w:fldCharType="begin"/>
      </w:r>
      <w:r w:rsidRPr="00E67528">
        <w:rPr>
          <w:lang w:val="es-ES"/>
        </w:rPr>
        <w:instrText xml:space="preserve"> SEQ Figura_ \* ARABIC </w:instrText>
      </w:r>
      <w:r>
        <w:fldChar w:fldCharType="separate"/>
      </w:r>
      <w:r w:rsidR="007C705E">
        <w:rPr>
          <w:noProof/>
          <w:lang w:val="es-ES"/>
        </w:rPr>
        <w:t>1</w:t>
      </w:r>
      <w:r>
        <w:fldChar w:fldCharType="end"/>
      </w:r>
      <w:r w:rsidRPr="00E67528">
        <w:rPr>
          <w:lang w:val="es-ES"/>
        </w:rPr>
        <w:t>. Cronograma del proyecto de grado.</w:t>
      </w:r>
      <w:bookmarkEnd w:id="47"/>
    </w:p>
    <w:p w14:paraId="17E181F5" w14:textId="77777777" w:rsidR="007B0E1E" w:rsidRPr="007B0E1E" w:rsidRDefault="007B0E1E" w:rsidP="007B0E1E"/>
    <w:p w14:paraId="09029210" w14:textId="085F6596" w:rsidR="00752A7B" w:rsidRPr="00CD1DFB" w:rsidRDefault="00752A7B" w:rsidP="00752A7B">
      <w:pPr>
        <w:pStyle w:val="Ttulo3"/>
      </w:pPr>
      <w:bookmarkStart w:id="48" w:name="_Toc26965958"/>
      <w:r w:rsidRPr="00CD1DFB">
        <w:t>Presupuesto</w:t>
      </w:r>
      <w:bookmarkEnd w:id="48"/>
    </w:p>
    <w:p w14:paraId="23E5369D" w14:textId="6A04C0E2" w:rsidR="007846B6" w:rsidRDefault="00E34EE2" w:rsidP="00E67528">
      <w:r>
        <w:t xml:space="preserve">Para la </w:t>
      </w:r>
      <w:r w:rsidR="00276C9A">
        <w:t>ejecución</w:t>
      </w:r>
      <w:r>
        <w:t xml:space="preserve"> de este proyecto se realizó el siguiente presupuesto:</w:t>
      </w:r>
    </w:p>
    <w:p w14:paraId="536892B0" w14:textId="77777777" w:rsidR="00355E7D" w:rsidRPr="00E67528" w:rsidRDefault="00355E7D" w:rsidP="00E67528"/>
    <w:p w14:paraId="35380F4D" w14:textId="2139537D" w:rsidR="00E67528" w:rsidRPr="00E67528" w:rsidRDefault="00E67528" w:rsidP="00E67528">
      <w:pPr>
        <w:pStyle w:val="Descripcin"/>
        <w:keepNext/>
        <w:rPr>
          <w:lang w:val="es-ES"/>
        </w:rPr>
      </w:pPr>
      <w:bookmarkStart w:id="49" w:name="_Toc26966039"/>
      <w:r w:rsidRPr="00E67528">
        <w:rPr>
          <w:lang w:val="es-ES"/>
        </w:rPr>
        <w:t xml:space="preserve">Tabla  </w:t>
      </w:r>
      <w:r>
        <w:fldChar w:fldCharType="begin"/>
      </w:r>
      <w:r w:rsidRPr="00E67528">
        <w:rPr>
          <w:lang w:val="es-ES"/>
        </w:rPr>
        <w:instrText xml:space="preserve"> SEQ Tabla_ \* ARABIC </w:instrText>
      </w:r>
      <w:r>
        <w:fldChar w:fldCharType="separate"/>
      </w:r>
      <w:r w:rsidRPr="00E67528">
        <w:rPr>
          <w:noProof/>
          <w:lang w:val="es-ES"/>
        </w:rPr>
        <w:t>6</w:t>
      </w:r>
      <w:r>
        <w:fldChar w:fldCharType="end"/>
      </w:r>
      <w:r w:rsidRPr="00E67528">
        <w:rPr>
          <w:lang w:val="es-ES"/>
        </w:rPr>
        <w:t>. Descripción y justificación de presupuesto del proyecto.</w:t>
      </w:r>
      <w:bookmarkEnd w:id="49"/>
    </w:p>
    <w:tbl>
      <w:tblPr>
        <w:tblStyle w:val="Tablaconcuadrcula"/>
        <w:tblW w:w="0" w:type="auto"/>
        <w:tblLook w:val="04A0" w:firstRow="1" w:lastRow="0" w:firstColumn="1" w:lastColumn="0" w:noHBand="0" w:noVBand="1"/>
      </w:tblPr>
      <w:tblGrid>
        <w:gridCol w:w="2942"/>
        <w:gridCol w:w="1873"/>
        <w:gridCol w:w="4013"/>
      </w:tblGrid>
      <w:tr w:rsidR="00E34EE2" w14:paraId="6A1EB7BB" w14:textId="77777777" w:rsidTr="00E34EE2">
        <w:tc>
          <w:tcPr>
            <w:tcW w:w="2942" w:type="dxa"/>
          </w:tcPr>
          <w:p w14:paraId="22A38852" w14:textId="7A69CEEE" w:rsidR="00E34EE2" w:rsidRPr="00B16EEB" w:rsidRDefault="00E34EE2" w:rsidP="00752A7B">
            <w:pPr>
              <w:rPr>
                <w:b/>
                <w:sz w:val="20"/>
                <w:szCs w:val="20"/>
              </w:rPr>
            </w:pPr>
            <w:r w:rsidRPr="00B16EEB">
              <w:rPr>
                <w:b/>
                <w:sz w:val="20"/>
                <w:szCs w:val="20"/>
              </w:rPr>
              <w:t>Descripción</w:t>
            </w:r>
          </w:p>
        </w:tc>
        <w:tc>
          <w:tcPr>
            <w:tcW w:w="1873" w:type="dxa"/>
          </w:tcPr>
          <w:p w14:paraId="76B172C0" w14:textId="414ED716" w:rsidR="00E34EE2" w:rsidRPr="00B16EEB" w:rsidRDefault="00E34EE2" w:rsidP="00752A7B">
            <w:pPr>
              <w:rPr>
                <w:b/>
                <w:sz w:val="20"/>
                <w:szCs w:val="20"/>
              </w:rPr>
            </w:pPr>
            <w:r w:rsidRPr="00B16EEB">
              <w:rPr>
                <w:b/>
                <w:sz w:val="20"/>
                <w:szCs w:val="20"/>
              </w:rPr>
              <w:t>Precio</w:t>
            </w:r>
          </w:p>
        </w:tc>
        <w:tc>
          <w:tcPr>
            <w:tcW w:w="4013" w:type="dxa"/>
          </w:tcPr>
          <w:p w14:paraId="108C1C19" w14:textId="493BED5E" w:rsidR="00E34EE2" w:rsidRPr="00B16EEB" w:rsidRDefault="00E34EE2" w:rsidP="00752A7B">
            <w:pPr>
              <w:rPr>
                <w:b/>
                <w:sz w:val="20"/>
                <w:szCs w:val="20"/>
              </w:rPr>
            </w:pPr>
            <w:r w:rsidRPr="00B16EEB">
              <w:rPr>
                <w:b/>
                <w:sz w:val="20"/>
                <w:szCs w:val="20"/>
              </w:rPr>
              <w:t>Justificación</w:t>
            </w:r>
          </w:p>
        </w:tc>
      </w:tr>
      <w:tr w:rsidR="00E34EE2" w14:paraId="4999F66D" w14:textId="77777777" w:rsidTr="00E34EE2">
        <w:tc>
          <w:tcPr>
            <w:tcW w:w="2942" w:type="dxa"/>
          </w:tcPr>
          <w:p w14:paraId="377B7A2B" w14:textId="415884EB" w:rsidR="00E34EE2" w:rsidRPr="00B16EEB" w:rsidRDefault="00E34EE2" w:rsidP="00752A7B">
            <w:pPr>
              <w:rPr>
                <w:sz w:val="20"/>
                <w:szCs w:val="20"/>
              </w:rPr>
            </w:pPr>
            <w:r w:rsidRPr="00B16EEB">
              <w:rPr>
                <w:sz w:val="20"/>
                <w:szCs w:val="20"/>
              </w:rPr>
              <w:t>Pagos a los estudiantes participantes en la toma de los datos</w:t>
            </w:r>
          </w:p>
        </w:tc>
        <w:tc>
          <w:tcPr>
            <w:tcW w:w="1873" w:type="dxa"/>
          </w:tcPr>
          <w:p w14:paraId="170A996B" w14:textId="6BAFB518" w:rsidR="00E34EE2" w:rsidRPr="00B16EEB" w:rsidRDefault="00E34EE2" w:rsidP="00752A7B">
            <w:pPr>
              <w:rPr>
                <w:sz w:val="20"/>
                <w:szCs w:val="20"/>
              </w:rPr>
            </w:pPr>
            <w:r w:rsidRPr="00B16EEB">
              <w:rPr>
                <w:sz w:val="20"/>
                <w:szCs w:val="20"/>
              </w:rPr>
              <w:t>1’200.000 COP</w:t>
            </w:r>
          </w:p>
        </w:tc>
        <w:tc>
          <w:tcPr>
            <w:tcW w:w="4013" w:type="dxa"/>
          </w:tcPr>
          <w:p w14:paraId="0CAC5087" w14:textId="0BC0269F" w:rsidR="00E34EE2" w:rsidRPr="00B16EEB" w:rsidRDefault="00E34EE2" w:rsidP="00752A7B">
            <w:pPr>
              <w:rPr>
                <w:sz w:val="20"/>
                <w:szCs w:val="20"/>
              </w:rPr>
            </w:pPr>
            <w:r w:rsidRPr="00B16EEB">
              <w:rPr>
                <w:sz w:val="20"/>
                <w:szCs w:val="20"/>
              </w:rPr>
              <w:t>Para la exitosa realización de la base de datos es necesario un equipo de estudiantes con experiencia en la música, ya que estos son los encargados de realizar la marcación del pulso en cada una de las canciones de salsa. Para esto se planea que por estudiante se puedan marcar 10 canciones por hora, la sala tiene capacidad de 20 estudiantes y tenemos aproximadamente 500 canciones, que deben ser escuchadas por 3 estudiantes diferentes. Entonces llegamos a la conclusión de que es necesario pagar a 20 estudiantes por aproximadamente 7.5 horas, cuando la hora se paga a 8.000 COP.</w:t>
            </w:r>
          </w:p>
        </w:tc>
      </w:tr>
      <w:tr w:rsidR="00E34EE2" w14:paraId="6BB9C06D" w14:textId="77777777" w:rsidTr="00E34EE2">
        <w:tc>
          <w:tcPr>
            <w:tcW w:w="2942" w:type="dxa"/>
          </w:tcPr>
          <w:p w14:paraId="328F93F5" w14:textId="5BCE4E2A" w:rsidR="00E34EE2" w:rsidRPr="00B16EEB" w:rsidRDefault="00703AEA" w:rsidP="00752A7B">
            <w:pPr>
              <w:rPr>
                <w:sz w:val="20"/>
                <w:szCs w:val="20"/>
              </w:rPr>
            </w:pPr>
            <w:r w:rsidRPr="00B16EEB">
              <w:rPr>
                <w:sz w:val="20"/>
                <w:szCs w:val="20"/>
              </w:rPr>
              <w:t>Compra de 20 auriculares para la realización del experimento.</w:t>
            </w:r>
          </w:p>
        </w:tc>
        <w:tc>
          <w:tcPr>
            <w:tcW w:w="1873" w:type="dxa"/>
          </w:tcPr>
          <w:p w14:paraId="492BE81C" w14:textId="7126928C" w:rsidR="00E34EE2" w:rsidRPr="00B16EEB" w:rsidRDefault="009E00F8" w:rsidP="00752A7B">
            <w:pPr>
              <w:rPr>
                <w:sz w:val="20"/>
                <w:szCs w:val="20"/>
              </w:rPr>
            </w:pPr>
            <w:r w:rsidRPr="00B16EEB">
              <w:rPr>
                <w:sz w:val="20"/>
                <w:szCs w:val="20"/>
              </w:rPr>
              <w:t>1’000.000 COP</w:t>
            </w:r>
          </w:p>
        </w:tc>
        <w:tc>
          <w:tcPr>
            <w:tcW w:w="4013" w:type="dxa"/>
          </w:tcPr>
          <w:p w14:paraId="3474464D" w14:textId="67A174FE" w:rsidR="00703AEA" w:rsidRPr="00B16EEB" w:rsidRDefault="00703AEA" w:rsidP="00752A7B">
            <w:pPr>
              <w:rPr>
                <w:sz w:val="20"/>
                <w:szCs w:val="20"/>
              </w:rPr>
            </w:pPr>
            <w:r w:rsidRPr="00B16EEB">
              <w:rPr>
                <w:sz w:val="20"/>
                <w:szCs w:val="20"/>
              </w:rPr>
              <w:t xml:space="preserve">Debido a que el experimento consiste en que diferentes personas escuchen canciones de salsa para realizar la marcación del pulso, lo que se busca es tener una escucha homogénea para todos los participantes. Por lo tanto, es necesario que todos los participantes cuenten los con </w:t>
            </w:r>
            <w:r w:rsidRPr="00B16EEB">
              <w:rPr>
                <w:sz w:val="20"/>
                <w:szCs w:val="20"/>
              </w:rPr>
              <w:lastRenderedPageBreak/>
              <w:t xml:space="preserve">mismos medios para el experimento. El precio de los auriculares de es 50.000 COP, </w:t>
            </w:r>
            <w:r w:rsidR="009E00F8" w:rsidRPr="00B16EEB">
              <w:rPr>
                <w:sz w:val="20"/>
                <w:szCs w:val="20"/>
              </w:rPr>
              <w:t>y es necesario realizar la compra de 20 unidades.</w:t>
            </w:r>
          </w:p>
        </w:tc>
      </w:tr>
    </w:tbl>
    <w:p w14:paraId="06BA9750" w14:textId="3F4B9B46" w:rsidR="00ED2A43" w:rsidRDefault="00ED2A43" w:rsidP="001E0EED"/>
    <w:p w14:paraId="3B9722E5" w14:textId="6DD05C0D" w:rsidR="00ED2A43" w:rsidRDefault="00ED2A43" w:rsidP="001E0EED"/>
    <w:p w14:paraId="6D685110" w14:textId="5720FC5E" w:rsidR="00355E7D" w:rsidRDefault="00355E7D" w:rsidP="001E0EED"/>
    <w:p w14:paraId="277E9038" w14:textId="3D6F87AA" w:rsidR="00355E7D" w:rsidRDefault="00355E7D" w:rsidP="001E0EED"/>
    <w:p w14:paraId="7AB45DFF" w14:textId="7486E649" w:rsidR="00355E7D" w:rsidRDefault="00355E7D" w:rsidP="001E0EED"/>
    <w:p w14:paraId="763D7906" w14:textId="2F58DAC9" w:rsidR="00355E7D" w:rsidRDefault="00355E7D" w:rsidP="001E0EED"/>
    <w:p w14:paraId="7ECE1161" w14:textId="427DB791" w:rsidR="00355E7D" w:rsidRDefault="00355E7D" w:rsidP="001E0EED"/>
    <w:p w14:paraId="6BF7FCEE" w14:textId="23AF2CB3" w:rsidR="00355E7D" w:rsidRDefault="00355E7D" w:rsidP="001E0EED"/>
    <w:p w14:paraId="12529AC8" w14:textId="0608B6A3" w:rsidR="00355E7D" w:rsidRDefault="00355E7D" w:rsidP="001E0EED"/>
    <w:p w14:paraId="175345BD" w14:textId="70A711D0" w:rsidR="00355E7D" w:rsidRDefault="00355E7D" w:rsidP="001E0EED"/>
    <w:p w14:paraId="54635491" w14:textId="01B03032" w:rsidR="00355E7D" w:rsidRDefault="00355E7D" w:rsidP="001E0EED"/>
    <w:p w14:paraId="5F35A8C2" w14:textId="2897F5F8" w:rsidR="00355E7D" w:rsidRDefault="00355E7D" w:rsidP="001E0EED"/>
    <w:p w14:paraId="68C3ED41" w14:textId="3F71BF5D" w:rsidR="00355E7D" w:rsidRDefault="00355E7D" w:rsidP="001E0EED"/>
    <w:p w14:paraId="09C72A15" w14:textId="38A60C32" w:rsidR="00355E7D" w:rsidRDefault="00355E7D" w:rsidP="001E0EED"/>
    <w:p w14:paraId="552EA637" w14:textId="79AB73D4" w:rsidR="00355E7D" w:rsidRDefault="00355E7D" w:rsidP="001E0EED"/>
    <w:p w14:paraId="418782C7" w14:textId="06B0E264" w:rsidR="00355E7D" w:rsidRDefault="00355E7D" w:rsidP="001E0EED"/>
    <w:p w14:paraId="4AE9BE7D" w14:textId="043DA90A" w:rsidR="00355E7D" w:rsidRDefault="00355E7D" w:rsidP="001E0EED"/>
    <w:p w14:paraId="4C8AA020" w14:textId="7D2DCE01" w:rsidR="00355E7D" w:rsidRDefault="00355E7D" w:rsidP="001E0EED"/>
    <w:p w14:paraId="6144E928" w14:textId="77777777" w:rsidR="00355E7D" w:rsidRDefault="00355E7D" w:rsidP="001E0EED"/>
    <w:p w14:paraId="7DE0C0EC" w14:textId="32561FD0" w:rsidR="00093811" w:rsidRDefault="00093811" w:rsidP="001E0EED"/>
    <w:p w14:paraId="2D0F2EA1" w14:textId="3A7C9594" w:rsidR="00093811" w:rsidRDefault="00093811" w:rsidP="001E0EED"/>
    <w:p w14:paraId="15402E78" w14:textId="282CA04B" w:rsidR="00C615AF" w:rsidRPr="00C80B27" w:rsidRDefault="00752A7B" w:rsidP="003A404A">
      <w:pPr>
        <w:pStyle w:val="Ttulo2"/>
        <w:rPr>
          <w:rFonts w:cs="Segoe UI"/>
        </w:rPr>
      </w:pPr>
      <w:bookmarkStart w:id="50" w:name="_Toc26965959"/>
      <w:r w:rsidRPr="00C80B27">
        <w:rPr>
          <w:rFonts w:cs="Segoe UI"/>
        </w:rPr>
        <w:lastRenderedPageBreak/>
        <w:t>Contribución y resultados del proyecto de grado</w:t>
      </w:r>
      <w:bookmarkStart w:id="51" w:name="_Toc394506519"/>
      <w:bookmarkEnd w:id="50"/>
    </w:p>
    <w:p w14:paraId="347F7AC1" w14:textId="4B65A38D" w:rsidR="00752A7B" w:rsidRPr="00C80B27" w:rsidRDefault="00752A7B" w:rsidP="00752A7B">
      <w:pPr>
        <w:pStyle w:val="Ttulo3"/>
        <w:rPr>
          <w:rFonts w:cs="Segoe UI"/>
        </w:rPr>
      </w:pPr>
      <w:bookmarkStart w:id="52" w:name="_Toc26965960"/>
      <w:r w:rsidRPr="00C80B27">
        <w:rPr>
          <w:rFonts w:cs="Segoe UI"/>
        </w:rPr>
        <w:t>Aportes relacionados con el objeto del proyecto</w:t>
      </w:r>
      <w:bookmarkEnd w:id="51"/>
      <w:bookmarkEnd w:id="52"/>
    </w:p>
    <w:p w14:paraId="19951568" w14:textId="5816AAD5" w:rsidR="00752A7B" w:rsidRPr="00C80B27" w:rsidRDefault="00C615AF" w:rsidP="00C615AF">
      <w:pPr>
        <w:pStyle w:val="Prrafodelista"/>
        <w:numPr>
          <w:ilvl w:val="0"/>
          <w:numId w:val="6"/>
        </w:numPr>
        <w:rPr>
          <w:rFonts w:ascii="Segoe UI" w:hAnsi="Segoe UI" w:cs="Segoe UI"/>
        </w:rPr>
      </w:pPr>
      <w:bookmarkStart w:id="53" w:name="_Toc394506520"/>
      <w:r w:rsidRPr="00C80B27">
        <w:rPr>
          <w:rFonts w:ascii="Segoe UI" w:hAnsi="Segoe UI" w:cs="Segoe UI"/>
        </w:rPr>
        <w:t xml:space="preserve">Publicación de la base de datos </w:t>
      </w:r>
      <w:r w:rsidR="006443BD" w:rsidRPr="00C80B27">
        <w:rPr>
          <w:rFonts w:ascii="Segoe UI" w:hAnsi="Segoe UI" w:cs="Segoe UI"/>
        </w:rPr>
        <w:t>con los resultados del experimento de la marcación del pulso en las</w:t>
      </w:r>
      <w:r w:rsidRPr="00C80B27">
        <w:rPr>
          <w:rFonts w:ascii="Segoe UI" w:hAnsi="Segoe UI" w:cs="Segoe UI"/>
        </w:rPr>
        <w:t xml:space="preserve"> canciones de salsa</w:t>
      </w:r>
      <w:r w:rsidR="006443BD" w:rsidRPr="00C80B27">
        <w:rPr>
          <w:rFonts w:ascii="Segoe UI" w:hAnsi="Segoe UI" w:cs="Segoe UI"/>
        </w:rPr>
        <w:t xml:space="preserve"> seleccionadas. </w:t>
      </w:r>
      <w:r w:rsidR="00F52F86" w:rsidRPr="00C80B27">
        <w:rPr>
          <w:rFonts w:ascii="Segoe UI" w:hAnsi="Segoe UI" w:cs="Segoe UI"/>
        </w:rPr>
        <w:t>Lo que</w:t>
      </w:r>
      <w:r w:rsidR="006443BD" w:rsidRPr="00C80B27">
        <w:rPr>
          <w:rFonts w:ascii="Segoe UI" w:hAnsi="Segoe UI" w:cs="Segoe UI"/>
        </w:rPr>
        <w:t xml:space="preserve"> permitirá a futuros investigadores</w:t>
      </w:r>
      <w:r w:rsidR="008F3D77" w:rsidRPr="00C80B27">
        <w:rPr>
          <w:rFonts w:ascii="Segoe UI" w:hAnsi="Segoe UI" w:cs="Segoe UI"/>
        </w:rPr>
        <w:t xml:space="preserve"> contar con los datos para</w:t>
      </w:r>
      <w:r w:rsidR="006443BD" w:rsidRPr="00C80B27">
        <w:rPr>
          <w:rFonts w:ascii="Segoe UI" w:hAnsi="Segoe UI" w:cs="Segoe UI"/>
        </w:rPr>
        <w:t xml:space="preserve"> continuar con el análisis en las canciones de salsa.</w:t>
      </w:r>
    </w:p>
    <w:p w14:paraId="02F21CCE" w14:textId="4BFF3ABD" w:rsidR="00C615AF" w:rsidRPr="00C80B27" w:rsidRDefault="006443BD" w:rsidP="00C615AF">
      <w:pPr>
        <w:pStyle w:val="Prrafodelista"/>
        <w:numPr>
          <w:ilvl w:val="0"/>
          <w:numId w:val="6"/>
        </w:numPr>
        <w:rPr>
          <w:rFonts w:ascii="Segoe UI" w:hAnsi="Segoe UI" w:cs="Segoe UI"/>
        </w:rPr>
      </w:pPr>
      <w:r w:rsidRPr="00C80B27">
        <w:rPr>
          <w:rFonts w:ascii="Segoe UI" w:hAnsi="Segoe UI" w:cs="Segoe UI"/>
        </w:rPr>
        <w:t>Publicación</w:t>
      </w:r>
      <w:r w:rsidR="00C615AF" w:rsidRPr="00C80B27">
        <w:rPr>
          <w:rFonts w:ascii="Segoe UI" w:hAnsi="Segoe UI" w:cs="Segoe UI"/>
        </w:rPr>
        <w:t xml:space="preserve"> de</w:t>
      </w:r>
      <w:r w:rsidRPr="00C80B27">
        <w:rPr>
          <w:rFonts w:ascii="Segoe UI" w:hAnsi="Segoe UI" w:cs="Segoe UI"/>
        </w:rPr>
        <w:t xml:space="preserve">l software </w:t>
      </w:r>
      <w:r w:rsidR="00C615AF" w:rsidRPr="00C80B27">
        <w:rPr>
          <w:rFonts w:ascii="Segoe UI" w:hAnsi="Segoe UI" w:cs="Segoe UI"/>
        </w:rPr>
        <w:t>para la recolección de datos</w:t>
      </w:r>
      <w:r w:rsidRPr="00C80B27">
        <w:rPr>
          <w:rFonts w:ascii="Segoe UI" w:hAnsi="Segoe UI" w:cs="Segoe UI"/>
        </w:rPr>
        <w:t>. Est</w:t>
      </w:r>
      <w:r w:rsidR="00F52F86" w:rsidRPr="00C80B27">
        <w:rPr>
          <w:rFonts w:ascii="Segoe UI" w:hAnsi="Segoe UI" w:cs="Segoe UI"/>
        </w:rPr>
        <w:t>o proporcionar</w:t>
      </w:r>
      <w:r w:rsidR="007C4C6C" w:rsidRPr="00C80B27">
        <w:rPr>
          <w:rFonts w:ascii="Segoe UI" w:hAnsi="Segoe UI" w:cs="Segoe UI"/>
        </w:rPr>
        <w:t>á</w:t>
      </w:r>
      <w:r w:rsidRPr="00C80B27">
        <w:rPr>
          <w:rFonts w:ascii="Segoe UI" w:hAnsi="Segoe UI" w:cs="Segoe UI"/>
        </w:rPr>
        <w:t xml:space="preserve"> a las personas interesadas </w:t>
      </w:r>
      <w:r w:rsidR="00F52F86" w:rsidRPr="00C80B27">
        <w:rPr>
          <w:rFonts w:ascii="Segoe UI" w:hAnsi="Segoe UI" w:cs="Segoe UI"/>
        </w:rPr>
        <w:t xml:space="preserve">la capacidad de replicar o </w:t>
      </w:r>
      <w:r w:rsidRPr="00C80B27">
        <w:rPr>
          <w:rFonts w:ascii="Segoe UI" w:hAnsi="Segoe UI" w:cs="Segoe UI"/>
        </w:rPr>
        <w:t>realizar experimentos parecidos con las modificaciones que deseen.</w:t>
      </w:r>
    </w:p>
    <w:p w14:paraId="462F6FA4" w14:textId="117BD462" w:rsidR="00C615AF" w:rsidRPr="00C80B27" w:rsidRDefault="008F3D77" w:rsidP="00C615AF">
      <w:pPr>
        <w:pStyle w:val="Prrafodelista"/>
        <w:numPr>
          <w:ilvl w:val="0"/>
          <w:numId w:val="6"/>
        </w:numPr>
        <w:rPr>
          <w:rFonts w:ascii="Segoe UI" w:hAnsi="Segoe UI" w:cs="Segoe UI"/>
        </w:rPr>
      </w:pPr>
      <w:r w:rsidRPr="00C80B27">
        <w:rPr>
          <w:rFonts w:ascii="Segoe UI" w:hAnsi="Segoe UI" w:cs="Segoe UI"/>
        </w:rPr>
        <w:t>Publicación de m</w:t>
      </w:r>
      <w:r w:rsidR="00C615AF" w:rsidRPr="00C80B27">
        <w:rPr>
          <w:rFonts w:ascii="Segoe UI" w:hAnsi="Segoe UI" w:cs="Segoe UI"/>
        </w:rPr>
        <w:t>odelos para la detección del pulso en las canciones de salsa</w:t>
      </w:r>
      <w:r w:rsidR="00F52F86" w:rsidRPr="00C80B27">
        <w:rPr>
          <w:rFonts w:ascii="Segoe UI" w:hAnsi="Segoe UI" w:cs="Segoe UI"/>
        </w:rPr>
        <w:t xml:space="preserve">. </w:t>
      </w:r>
    </w:p>
    <w:p w14:paraId="076301B7" w14:textId="77B36510" w:rsidR="00752A7B" w:rsidRDefault="008F3D77" w:rsidP="0016025E">
      <w:pPr>
        <w:pStyle w:val="Prrafodelista"/>
        <w:numPr>
          <w:ilvl w:val="0"/>
          <w:numId w:val="6"/>
        </w:numPr>
      </w:pPr>
      <w:r w:rsidRPr="00C80B27">
        <w:rPr>
          <w:rFonts w:ascii="Segoe UI" w:hAnsi="Segoe UI" w:cs="Segoe UI"/>
        </w:rPr>
        <w:t>Prov</w:t>
      </w:r>
      <w:r w:rsidR="00F86B0E" w:rsidRPr="00C80B27">
        <w:rPr>
          <w:rFonts w:ascii="Segoe UI" w:hAnsi="Segoe UI" w:cs="Segoe UI"/>
        </w:rPr>
        <w:t>eer la capacidad de a</w:t>
      </w:r>
      <w:r w:rsidR="00C615AF" w:rsidRPr="00C80B27">
        <w:rPr>
          <w:rFonts w:ascii="Segoe UI" w:hAnsi="Segoe UI" w:cs="Segoe UI"/>
        </w:rPr>
        <w:t>ument</w:t>
      </w:r>
      <w:r w:rsidR="00F86B0E" w:rsidRPr="00C80B27">
        <w:rPr>
          <w:rFonts w:ascii="Segoe UI" w:hAnsi="Segoe UI" w:cs="Segoe UI"/>
        </w:rPr>
        <w:t>ar</w:t>
      </w:r>
      <w:r w:rsidR="00C615AF" w:rsidRPr="00C80B27">
        <w:rPr>
          <w:rFonts w:ascii="Segoe UI" w:hAnsi="Segoe UI" w:cs="Segoe UI"/>
        </w:rPr>
        <w:t xml:space="preserve"> la </w:t>
      </w:r>
      <w:r w:rsidR="001C5DE4" w:rsidRPr="00C80B27">
        <w:rPr>
          <w:rFonts w:ascii="Segoe UI" w:hAnsi="Segoe UI" w:cs="Segoe UI"/>
        </w:rPr>
        <w:t>investigación</w:t>
      </w:r>
      <w:r w:rsidR="00C615AF" w:rsidRPr="00C80B27">
        <w:rPr>
          <w:rFonts w:ascii="Segoe UI" w:hAnsi="Segoe UI" w:cs="Segoe UI"/>
        </w:rPr>
        <w:t xml:space="preserve"> del género salsa</w:t>
      </w:r>
      <w:r w:rsidR="00694733" w:rsidRPr="00C80B27">
        <w:rPr>
          <w:rFonts w:ascii="Segoe UI" w:hAnsi="Segoe UI" w:cs="Segoe UI"/>
        </w:rPr>
        <w:t>,</w:t>
      </w:r>
      <w:r w:rsidR="001C5DE4" w:rsidRPr="00C80B27">
        <w:rPr>
          <w:rFonts w:ascii="Segoe UI" w:hAnsi="Segoe UI" w:cs="Segoe UI"/>
        </w:rPr>
        <w:t xml:space="preserve"> debido a que </w:t>
      </w:r>
      <w:r w:rsidR="006907B2" w:rsidRPr="00C80B27">
        <w:rPr>
          <w:rFonts w:ascii="Segoe UI" w:hAnsi="Segoe UI" w:cs="Segoe UI"/>
        </w:rPr>
        <w:t>se publicar</w:t>
      </w:r>
      <w:r w:rsidR="007C4C6C" w:rsidRPr="00C80B27">
        <w:rPr>
          <w:rFonts w:ascii="Segoe UI" w:hAnsi="Segoe UI" w:cs="Segoe UI"/>
        </w:rPr>
        <w:t>á</w:t>
      </w:r>
      <w:r w:rsidR="006907B2" w:rsidRPr="00C80B27">
        <w:rPr>
          <w:rFonts w:ascii="Segoe UI" w:hAnsi="Segoe UI" w:cs="Segoe UI"/>
        </w:rPr>
        <w:t xml:space="preserve"> una base de datos</w:t>
      </w:r>
      <w:r w:rsidR="00D567DD" w:rsidRPr="00C80B27">
        <w:rPr>
          <w:rFonts w:ascii="Segoe UI" w:hAnsi="Segoe UI" w:cs="Segoe UI"/>
        </w:rPr>
        <w:t xml:space="preserve">, </w:t>
      </w:r>
      <w:r w:rsidR="006907B2" w:rsidRPr="00C80B27">
        <w:rPr>
          <w:rFonts w:ascii="Segoe UI" w:hAnsi="Segoe UI" w:cs="Segoe UI"/>
        </w:rPr>
        <w:t>una herramienta</w:t>
      </w:r>
      <w:r w:rsidR="00D567DD" w:rsidRPr="00C80B27">
        <w:rPr>
          <w:rFonts w:ascii="Segoe UI" w:hAnsi="Segoe UI" w:cs="Segoe UI"/>
        </w:rPr>
        <w:t xml:space="preserve"> y modelos de </w:t>
      </w:r>
      <w:r w:rsidR="00694733" w:rsidRPr="00C80B27">
        <w:rPr>
          <w:rFonts w:ascii="Segoe UI" w:hAnsi="Segoe UI" w:cs="Segoe UI"/>
        </w:rPr>
        <w:t>analítica</w:t>
      </w:r>
      <w:r w:rsidR="006907B2" w:rsidRPr="00C80B27">
        <w:rPr>
          <w:rFonts w:ascii="Segoe UI" w:hAnsi="Segoe UI" w:cs="Segoe UI"/>
        </w:rPr>
        <w:t xml:space="preserve"> con la capacidad </w:t>
      </w:r>
      <w:r w:rsidR="006907B2" w:rsidRPr="006907B2">
        <w:rPr>
          <w:rFonts w:ascii="Segoe UI" w:hAnsi="Segoe UI" w:cs="Segoe UI"/>
        </w:rPr>
        <w:t xml:space="preserve">de continuar </w:t>
      </w:r>
      <w:r w:rsidR="006907B2">
        <w:rPr>
          <w:rFonts w:ascii="Segoe UI" w:hAnsi="Segoe UI" w:cs="Segoe UI"/>
        </w:rPr>
        <w:t>investigando en este género.</w:t>
      </w:r>
    </w:p>
    <w:p w14:paraId="11C6568F" w14:textId="3177DFD5" w:rsidR="008E4558" w:rsidRPr="008E4558" w:rsidRDefault="00752A7B" w:rsidP="008E4558">
      <w:pPr>
        <w:pStyle w:val="Ttulo3"/>
      </w:pPr>
      <w:bookmarkStart w:id="54" w:name="_Toc26965961"/>
      <w:r w:rsidRPr="00CD1DFB">
        <w:t xml:space="preserve">Aportes relacionados con el </w:t>
      </w:r>
      <w:bookmarkEnd w:id="53"/>
      <w:r>
        <w:t>desarrollo de capacidades del investigador</w:t>
      </w:r>
      <w:bookmarkEnd w:id="54"/>
    </w:p>
    <w:p w14:paraId="55CE0FBB" w14:textId="535E696E" w:rsidR="008E4558" w:rsidRPr="008E4558" w:rsidRDefault="008E4558" w:rsidP="00C615AF">
      <w:pPr>
        <w:pStyle w:val="Prrafodelista"/>
        <w:numPr>
          <w:ilvl w:val="0"/>
          <w:numId w:val="7"/>
        </w:numPr>
      </w:pPr>
      <w:r>
        <w:rPr>
          <w:rFonts w:ascii="Segoe UI" w:hAnsi="Segoe UI" w:cs="Segoe UI"/>
        </w:rPr>
        <w:t>Aumento en las capacidades de comunicación</w:t>
      </w:r>
      <w:r w:rsidR="00DA0828">
        <w:rPr>
          <w:rFonts w:ascii="Segoe UI" w:hAnsi="Segoe UI" w:cs="Segoe UI"/>
        </w:rPr>
        <w:t xml:space="preserve"> y escritura.</w:t>
      </w:r>
    </w:p>
    <w:p w14:paraId="76D36E80" w14:textId="67FF82F7" w:rsidR="00752A7B" w:rsidRPr="000C7487" w:rsidRDefault="00C615AF" w:rsidP="00752A7B">
      <w:pPr>
        <w:pStyle w:val="Prrafodelista"/>
        <w:numPr>
          <w:ilvl w:val="0"/>
          <w:numId w:val="7"/>
        </w:numPr>
      </w:pPr>
      <w:r>
        <w:rPr>
          <w:rFonts w:ascii="Segoe UI" w:hAnsi="Segoe UI" w:cs="Segoe UI"/>
        </w:rPr>
        <w:t>Desarrollo de conocimientos en</w:t>
      </w:r>
      <w:r w:rsidR="008E4558">
        <w:rPr>
          <w:rFonts w:ascii="Segoe UI" w:hAnsi="Segoe UI" w:cs="Segoe UI"/>
        </w:rPr>
        <w:t xml:space="preserve"> lenguaje de programación </w:t>
      </w:r>
      <w:r>
        <w:rPr>
          <w:rFonts w:ascii="Segoe UI" w:hAnsi="Segoe UI" w:cs="Segoe UI"/>
        </w:rPr>
        <w:t>Python, inteligencia artificial y música.</w:t>
      </w:r>
    </w:p>
    <w:p w14:paraId="50502E0C" w14:textId="7CA92EC8" w:rsidR="000C7487" w:rsidRDefault="000C7487" w:rsidP="00752A7B">
      <w:pPr>
        <w:pStyle w:val="Prrafodelista"/>
        <w:numPr>
          <w:ilvl w:val="0"/>
          <w:numId w:val="7"/>
        </w:numPr>
      </w:pPr>
      <w:r>
        <w:rPr>
          <w:rFonts w:ascii="Segoe UI" w:hAnsi="Segoe UI" w:cs="Segoe UI"/>
        </w:rPr>
        <w:t>Incremento en habilidades investigativas.</w:t>
      </w:r>
    </w:p>
    <w:p w14:paraId="28432ED2" w14:textId="77777777" w:rsidR="00752A7B" w:rsidRPr="00CD1DFB" w:rsidRDefault="00752A7B" w:rsidP="00752A7B">
      <w:pPr>
        <w:pStyle w:val="Ttulo3"/>
      </w:pPr>
      <w:bookmarkStart w:id="55" w:name="_Toc26965962"/>
      <w:r w:rsidRPr="00CD1DFB">
        <w:t>Resultados y entregables</w:t>
      </w:r>
      <w:bookmarkEnd w:id="55"/>
    </w:p>
    <w:p w14:paraId="3B3B5016" w14:textId="375B8B97" w:rsidR="00883D5A" w:rsidRDefault="00883D5A" w:rsidP="00752A7B">
      <w:r>
        <w:t>Para cada uno de los objetivos específicos se tienen los siguientes entregables:</w:t>
      </w:r>
    </w:p>
    <w:p w14:paraId="4DF6C2E8" w14:textId="72D2CCCD" w:rsidR="00883D5A" w:rsidRDefault="00883D5A" w:rsidP="00752A7B">
      <w:r>
        <w:t>Objetivo específico 1</w:t>
      </w:r>
      <w:r w:rsidR="00276C9A">
        <w:t>.</w:t>
      </w:r>
    </w:p>
    <w:p w14:paraId="2805E796" w14:textId="3517391D" w:rsidR="00EA4467" w:rsidRPr="00EA4467" w:rsidRDefault="00EA4467" w:rsidP="00883D5A">
      <w:pPr>
        <w:pStyle w:val="Prrafodelista"/>
        <w:numPr>
          <w:ilvl w:val="0"/>
          <w:numId w:val="11"/>
        </w:numPr>
      </w:pPr>
      <w:r>
        <w:rPr>
          <w:rFonts w:ascii="Segoe UI" w:hAnsi="Segoe UI" w:cs="Segoe UI"/>
        </w:rPr>
        <w:t>Documento de especificación de requerimientos.</w:t>
      </w:r>
    </w:p>
    <w:p w14:paraId="56F6CB6D" w14:textId="6722B4DE" w:rsidR="00EA4467" w:rsidRPr="00EA4467" w:rsidRDefault="00EA4467" w:rsidP="00883D5A">
      <w:pPr>
        <w:pStyle w:val="Prrafodelista"/>
        <w:numPr>
          <w:ilvl w:val="0"/>
          <w:numId w:val="11"/>
        </w:numPr>
      </w:pPr>
      <w:r>
        <w:rPr>
          <w:rFonts w:ascii="Segoe UI" w:hAnsi="Segoe UI" w:cs="Segoe UI"/>
        </w:rPr>
        <w:t>Diagrama de de</w:t>
      </w:r>
      <w:r w:rsidR="00EA5912">
        <w:rPr>
          <w:rFonts w:ascii="Segoe UI" w:hAnsi="Segoe UI" w:cs="Segoe UI"/>
        </w:rPr>
        <w:t>spliegue</w:t>
      </w:r>
      <w:r>
        <w:rPr>
          <w:rFonts w:ascii="Segoe UI" w:hAnsi="Segoe UI" w:cs="Segoe UI"/>
        </w:rPr>
        <w:t>.</w:t>
      </w:r>
    </w:p>
    <w:p w14:paraId="392BCC66" w14:textId="050B92A8" w:rsidR="00883D5A" w:rsidRPr="00EA4467" w:rsidRDefault="00EA4467" w:rsidP="00883D5A">
      <w:pPr>
        <w:pStyle w:val="Prrafodelista"/>
        <w:numPr>
          <w:ilvl w:val="0"/>
          <w:numId w:val="11"/>
        </w:numPr>
      </w:pPr>
      <w:r>
        <w:rPr>
          <w:rFonts w:ascii="Segoe UI" w:hAnsi="Segoe UI" w:cs="Segoe UI"/>
        </w:rPr>
        <w:t xml:space="preserve">Base de datos en donde se encuentra la marcación del pulso en canciones de salsa. </w:t>
      </w:r>
    </w:p>
    <w:p w14:paraId="4A5136E4" w14:textId="334C294A" w:rsidR="00EA4467" w:rsidRDefault="00EA4467" w:rsidP="00883D5A">
      <w:pPr>
        <w:pStyle w:val="Prrafodelista"/>
        <w:numPr>
          <w:ilvl w:val="0"/>
          <w:numId w:val="11"/>
        </w:numPr>
      </w:pPr>
      <w:r>
        <w:rPr>
          <w:rFonts w:ascii="Segoe UI" w:hAnsi="Segoe UI" w:cs="Segoe UI"/>
        </w:rPr>
        <w:t xml:space="preserve">Aplicación que </w:t>
      </w:r>
      <w:r w:rsidR="00B56336">
        <w:rPr>
          <w:rFonts w:ascii="Segoe UI" w:hAnsi="Segoe UI" w:cs="Segoe UI"/>
        </w:rPr>
        <w:t>se compone de</w:t>
      </w:r>
      <w:r>
        <w:rPr>
          <w:rFonts w:ascii="Segoe UI" w:hAnsi="Segoe UI" w:cs="Segoe UI"/>
        </w:rPr>
        <w:t xml:space="preserve"> un servidor y cliente para realizar la toma de datos de los usuarios.</w:t>
      </w:r>
    </w:p>
    <w:p w14:paraId="604D3D52" w14:textId="24B8EE78" w:rsidR="00883D5A" w:rsidRDefault="00883D5A" w:rsidP="00883D5A">
      <w:r>
        <w:t>Objetivo específico 2</w:t>
      </w:r>
      <w:r w:rsidR="00276C9A">
        <w:t>.</w:t>
      </w:r>
    </w:p>
    <w:p w14:paraId="53FE4FF8" w14:textId="02D7FFB3" w:rsidR="00883D5A" w:rsidRDefault="00EF6076" w:rsidP="00883D5A">
      <w:pPr>
        <w:pStyle w:val="Prrafodelista"/>
        <w:numPr>
          <w:ilvl w:val="0"/>
          <w:numId w:val="11"/>
        </w:numPr>
      </w:pPr>
      <w:r>
        <w:rPr>
          <w:rFonts w:ascii="Segoe UI" w:hAnsi="Segoe UI" w:cs="Segoe UI"/>
        </w:rPr>
        <w:t>R</w:t>
      </w:r>
      <w:r w:rsidR="001A316E">
        <w:rPr>
          <w:rFonts w:ascii="Segoe UI" w:hAnsi="Segoe UI" w:cs="Segoe UI"/>
        </w:rPr>
        <w:t>esultados de la comparación entre los diferentes sujetos que participaron en el experimento.</w:t>
      </w:r>
    </w:p>
    <w:p w14:paraId="5E4EC9D0" w14:textId="13CCE5FC" w:rsidR="00883D5A" w:rsidRDefault="00883D5A" w:rsidP="00883D5A">
      <w:r>
        <w:t>Objetivo específico 3</w:t>
      </w:r>
      <w:r w:rsidR="00276C9A">
        <w:t>.</w:t>
      </w:r>
    </w:p>
    <w:p w14:paraId="0FA11FE9" w14:textId="7C2993F2" w:rsidR="00883D5A" w:rsidRPr="001A316E" w:rsidRDefault="00EF6076" w:rsidP="00883D5A">
      <w:pPr>
        <w:pStyle w:val="Prrafodelista"/>
        <w:numPr>
          <w:ilvl w:val="0"/>
          <w:numId w:val="11"/>
        </w:numPr>
      </w:pPr>
      <w:r>
        <w:rPr>
          <w:rFonts w:ascii="Segoe UI" w:hAnsi="Segoe UI" w:cs="Segoe UI"/>
        </w:rPr>
        <w:lastRenderedPageBreak/>
        <w:t>E</w:t>
      </w:r>
      <w:r w:rsidR="001A316E">
        <w:rPr>
          <w:rFonts w:ascii="Segoe UI" w:hAnsi="Segoe UI" w:cs="Segoe UI"/>
        </w:rPr>
        <w:t>specificación de los obj</w:t>
      </w:r>
      <w:r w:rsidR="001A316E" w:rsidRPr="00B56336">
        <w:rPr>
          <w:rFonts w:ascii="Segoe UI" w:hAnsi="Segoe UI" w:cs="Segoe UI"/>
        </w:rPr>
        <w:t>etivos del negocio.</w:t>
      </w:r>
    </w:p>
    <w:p w14:paraId="6812C4E6" w14:textId="0016F7DE" w:rsidR="001A316E" w:rsidRPr="00950FDC" w:rsidRDefault="00EF6076" w:rsidP="00883D5A">
      <w:pPr>
        <w:pStyle w:val="Prrafodelista"/>
        <w:numPr>
          <w:ilvl w:val="0"/>
          <w:numId w:val="11"/>
        </w:numPr>
      </w:pPr>
      <w:r>
        <w:rPr>
          <w:rFonts w:ascii="Segoe UI" w:hAnsi="Segoe UI" w:cs="Segoe UI"/>
        </w:rPr>
        <w:t>R</w:t>
      </w:r>
      <w:r w:rsidR="00950FDC">
        <w:rPr>
          <w:rFonts w:ascii="Segoe UI" w:hAnsi="Segoe UI" w:cs="Segoe UI"/>
        </w:rPr>
        <w:t>esultados de los modelos y su evaluación.</w:t>
      </w:r>
    </w:p>
    <w:p w14:paraId="2489B47C" w14:textId="36DABB45" w:rsidR="00950FDC" w:rsidRDefault="00EF6076" w:rsidP="00883D5A">
      <w:pPr>
        <w:pStyle w:val="Prrafodelista"/>
        <w:numPr>
          <w:ilvl w:val="0"/>
          <w:numId w:val="11"/>
        </w:numPr>
      </w:pPr>
      <w:r>
        <w:rPr>
          <w:rFonts w:ascii="Segoe UI" w:hAnsi="Segoe UI" w:cs="Segoe UI"/>
        </w:rPr>
        <w:t>A</w:t>
      </w:r>
      <w:r w:rsidR="00560263">
        <w:rPr>
          <w:rFonts w:ascii="Segoe UI" w:hAnsi="Segoe UI" w:cs="Segoe UI"/>
        </w:rPr>
        <w:t>nálisis de los resultados y los pasos a seguir.</w:t>
      </w:r>
    </w:p>
    <w:p w14:paraId="5E50B245" w14:textId="77777777" w:rsidR="00752A7B" w:rsidRPr="00CD1DFB" w:rsidRDefault="00752A7B" w:rsidP="00752A7B"/>
    <w:p w14:paraId="62C92314" w14:textId="508742F8" w:rsidR="00EF6076" w:rsidRDefault="00EF6076" w:rsidP="00EF6076">
      <w:pPr>
        <w:pStyle w:val="Ttulo3"/>
      </w:pPr>
      <w:bookmarkStart w:id="56" w:name="_Toc26965963"/>
      <w:r w:rsidRPr="00CD1DFB">
        <w:t>Resultados</w:t>
      </w:r>
      <w:bookmarkEnd w:id="56"/>
      <w:r w:rsidRPr="00CD1DFB">
        <w:t xml:space="preserve"> </w:t>
      </w:r>
    </w:p>
    <w:p w14:paraId="48A7ED9D" w14:textId="2037C0A8" w:rsidR="00EF6076" w:rsidRDefault="00EF6076" w:rsidP="00EF6076">
      <w:r>
        <w:t>Los resultados de este proyecto</w:t>
      </w:r>
      <w:r w:rsidR="00DE3720">
        <w:t xml:space="preserve"> se presentan</w:t>
      </w:r>
      <w:r>
        <w:t xml:space="preserve"> de acuerdo con cada uno de los implementos definidos en la metodología. </w:t>
      </w:r>
      <w:r w:rsidR="00DE3720">
        <w:t>Las etapas se encuentran en el orden cronológico en el cual se realizaron y van acompañadas de sus respectivos entregables.</w:t>
      </w:r>
    </w:p>
    <w:p w14:paraId="0E8FF575" w14:textId="26A62A88" w:rsidR="005703F6" w:rsidRDefault="005703F6" w:rsidP="00EF6076"/>
    <w:p w14:paraId="4FBA5815" w14:textId="3AD1EBB4" w:rsidR="00E7755E" w:rsidRDefault="00E7755E" w:rsidP="00EF6076"/>
    <w:p w14:paraId="224C3C92" w14:textId="61BC8142" w:rsidR="00E7755E" w:rsidRDefault="00E7755E" w:rsidP="00EF6076"/>
    <w:p w14:paraId="17B7A11D" w14:textId="7AAC8ABB" w:rsidR="00E7755E" w:rsidRDefault="00E7755E" w:rsidP="00EF6076"/>
    <w:p w14:paraId="485326C9" w14:textId="3903DACA" w:rsidR="00E7755E" w:rsidRDefault="00E7755E" w:rsidP="00EF6076"/>
    <w:p w14:paraId="63ED5531" w14:textId="22EA2287" w:rsidR="00E7755E" w:rsidRDefault="00E7755E" w:rsidP="00EF6076"/>
    <w:p w14:paraId="0B3B53D6" w14:textId="7E0BF475" w:rsidR="00E7755E" w:rsidRDefault="00E7755E" w:rsidP="00EF6076"/>
    <w:p w14:paraId="2BAE23CB" w14:textId="529FDCD1" w:rsidR="00E7755E" w:rsidRDefault="00E7755E" w:rsidP="00EF6076"/>
    <w:p w14:paraId="59E70EFF" w14:textId="10373B02" w:rsidR="00E7755E" w:rsidRDefault="00E7755E" w:rsidP="00EF6076"/>
    <w:p w14:paraId="31DF848F" w14:textId="66ED2AB4" w:rsidR="00E7755E" w:rsidRDefault="00E7755E" w:rsidP="00EF6076"/>
    <w:p w14:paraId="338C238B" w14:textId="223C5168" w:rsidR="00E7755E" w:rsidRDefault="00E7755E" w:rsidP="00EF6076"/>
    <w:p w14:paraId="7F0BC850" w14:textId="0210947C" w:rsidR="00E7755E" w:rsidRDefault="00E7755E" w:rsidP="00EF6076"/>
    <w:p w14:paraId="511D106B" w14:textId="630BBBA1" w:rsidR="00E7755E" w:rsidRDefault="00E7755E" w:rsidP="00EF6076"/>
    <w:p w14:paraId="5429E967" w14:textId="66EBED0E" w:rsidR="00E7755E" w:rsidRDefault="00E7755E" w:rsidP="00EF6076"/>
    <w:p w14:paraId="03F22DB9" w14:textId="7CD0BA71" w:rsidR="00E7755E" w:rsidRDefault="00E7755E" w:rsidP="00EF6076"/>
    <w:p w14:paraId="6E8D6FA4" w14:textId="4300EAAD" w:rsidR="00E7755E" w:rsidRDefault="00E7755E" w:rsidP="00EF6076"/>
    <w:p w14:paraId="0A1CB1F2" w14:textId="77777777" w:rsidR="00E7755E" w:rsidRPr="00EF6076" w:rsidRDefault="00E7755E" w:rsidP="00EF6076"/>
    <w:p w14:paraId="0DABDE8F" w14:textId="77777777" w:rsidR="00EF6076" w:rsidRPr="00C80B27" w:rsidRDefault="00EF6076" w:rsidP="00EF6076">
      <w:pPr>
        <w:pStyle w:val="Ttulo2"/>
        <w:rPr>
          <w:rFonts w:cs="Segoe UI"/>
        </w:rPr>
      </w:pPr>
      <w:bookmarkStart w:id="57" w:name="_Toc26965964"/>
      <w:r w:rsidRPr="00C80B27">
        <w:rPr>
          <w:rFonts w:cs="Segoe UI"/>
        </w:rPr>
        <w:lastRenderedPageBreak/>
        <w:t>Creación de la base de datos</w:t>
      </w:r>
      <w:bookmarkEnd w:id="57"/>
    </w:p>
    <w:p w14:paraId="4E2C5880" w14:textId="0336DE8B" w:rsidR="00EF6076" w:rsidRPr="00C80B27" w:rsidRDefault="00EF6076" w:rsidP="00EF6076">
      <w:pPr>
        <w:rPr>
          <w:rFonts w:cs="Segoe UI"/>
        </w:rPr>
      </w:pPr>
      <w:r w:rsidRPr="00C80B27">
        <w:rPr>
          <w:rFonts w:cs="Segoe UI"/>
        </w:rPr>
        <w:t xml:space="preserve">Los datos son la parte más importante en la creación de </w:t>
      </w:r>
      <w:r w:rsidR="00DE3720">
        <w:rPr>
          <w:rFonts w:cs="Segoe UI"/>
        </w:rPr>
        <w:t xml:space="preserve">los </w:t>
      </w:r>
      <w:r w:rsidRPr="00C80B27">
        <w:rPr>
          <w:rFonts w:cs="Segoe UI"/>
        </w:rPr>
        <w:t xml:space="preserve">modelos, por esto mismo, es necesario tener un riguroso proceso en la recolección de estos para este proyecto. </w:t>
      </w:r>
      <w:r w:rsidR="0036085F">
        <w:rPr>
          <w:rFonts w:cs="Segoe UI"/>
        </w:rPr>
        <w:t>S</w:t>
      </w:r>
      <w:r>
        <w:rPr>
          <w:rFonts w:cs="Segoe UI"/>
        </w:rPr>
        <w:t>e establecieron una serie de etapas que se llevar</w:t>
      </w:r>
      <w:r w:rsidR="00DE3720">
        <w:rPr>
          <w:rFonts w:cs="Segoe UI"/>
        </w:rPr>
        <w:t>an</w:t>
      </w:r>
      <w:r>
        <w:rPr>
          <w:rFonts w:cs="Segoe UI"/>
        </w:rPr>
        <w:t xml:space="preserve"> para una correcta creación</w:t>
      </w:r>
      <w:r w:rsidR="00DE3720">
        <w:rPr>
          <w:rFonts w:cs="Segoe UI"/>
        </w:rPr>
        <w:t xml:space="preserve"> y recopilación</w:t>
      </w:r>
      <w:r>
        <w:rPr>
          <w:rFonts w:cs="Segoe UI"/>
        </w:rPr>
        <w:t xml:space="preserve"> de los datos, los pasos fueron: selección de las canciones, creación de las tablas y despliegue de las tablas. </w:t>
      </w:r>
    </w:p>
    <w:p w14:paraId="164C036A" w14:textId="77777777" w:rsidR="00EF6076" w:rsidRPr="00F6059E" w:rsidRDefault="00EF6076" w:rsidP="00EF6076">
      <w:pPr>
        <w:rPr>
          <w:rFonts w:cs="Segoe UI"/>
          <w:b/>
          <w:bCs/>
        </w:rPr>
      </w:pPr>
    </w:p>
    <w:p w14:paraId="7D2BB5F9" w14:textId="77777777" w:rsidR="00EF6076" w:rsidRPr="00F6059E" w:rsidRDefault="00EF6076" w:rsidP="00BC352D">
      <w:pPr>
        <w:pStyle w:val="Ttulo3"/>
      </w:pPr>
      <w:bookmarkStart w:id="58" w:name="_Toc26965965"/>
      <w:r w:rsidRPr="00F6059E">
        <w:t>Selección de las canciones</w:t>
      </w:r>
      <w:bookmarkEnd w:id="58"/>
    </w:p>
    <w:p w14:paraId="10F101B4" w14:textId="19C05500" w:rsidR="00EF6076" w:rsidRDefault="00DE3720" w:rsidP="00EF6076">
      <w:pPr>
        <w:rPr>
          <w:rFonts w:cs="Segoe UI"/>
        </w:rPr>
      </w:pPr>
      <w:r>
        <w:rPr>
          <w:rFonts w:cs="Segoe UI"/>
        </w:rPr>
        <w:t>P</w:t>
      </w:r>
      <w:r w:rsidR="00EF6076" w:rsidRPr="00F6059E">
        <w:rPr>
          <w:rFonts w:cs="Segoe UI"/>
        </w:rPr>
        <w:t xml:space="preserve">ara este proceso se </w:t>
      </w:r>
      <w:r w:rsidR="0036085F">
        <w:rPr>
          <w:rFonts w:cs="Segoe UI"/>
        </w:rPr>
        <w:t>delega</w:t>
      </w:r>
      <w:r w:rsidR="00EF6076" w:rsidRPr="00F6059E">
        <w:rPr>
          <w:rFonts w:cs="Segoe UI"/>
        </w:rPr>
        <w:t xml:space="preserve"> el trabajo a</w:t>
      </w:r>
      <w:r>
        <w:rPr>
          <w:rFonts w:cs="Segoe UI"/>
        </w:rPr>
        <w:t xml:space="preserve"> él magister</w:t>
      </w:r>
      <w:r w:rsidR="00EF6076" w:rsidRPr="00F6059E">
        <w:rPr>
          <w:rFonts w:cs="Segoe UI"/>
        </w:rPr>
        <w:t xml:space="preserve"> Mateo de los Ríos Camacho, quien es el director de la carrera de música de la universidad Icesi. Se le </w:t>
      </w:r>
      <w:r w:rsidR="0036085F">
        <w:rPr>
          <w:rFonts w:cs="Segoe UI"/>
        </w:rPr>
        <w:t>encomienda</w:t>
      </w:r>
      <w:r w:rsidR="00EF6076" w:rsidRPr="00F6059E">
        <w:rPr>
          <w:rFonts w:cs="Segoe UI"/>
        </w:rPr>
        <w:t xml:space="preserve"> la recopilación de la mayor cantidad de canciones de salsa que tuvieran origen en el periodo comprendido entre los años 19</w:t>
      </w:r>
      <w:r w:rsidR="00E7755E">
        <w:rPr>
          <w:rFonts w:cs="Segoe UI"/>
        </w:rPr>
        <w:t>55</w:t>
      </w:r>
      <w:r w:rsidR="00EF6076" w:rsidRPr="00F6059E">
        <w:rPr>
          <w:rFonts w:cs="Segoe UI"/>
        </w:rPr>
        <w:t xml:space="preserve"> y 199</w:t>
      </w:r>
      <w:r w:rsidR="00E7755E">
        <w:rPr>
          <w:rFonts w:cs="Segoe UI"/>
        </w:rPr>
        <w:t>5</w:t>
      </w:r>
      <w:r w:rsidR="00EF6076" w:rsidRPr="00F6059E">
        <w:rPr>
          <w:rFonts w:cs="Segoe UI"/>
        </w:rPr>
        <w:t>. Como resultado fueron entregadas 424 canciones que se encontraron en diferentes formatos,</w:t>
      </w:r>
      <w:r>
        <w:rPr>
          <w:rFonts w:cs="Segoe UI"/>
        </w:rPr>
        <w:t xml:space="preserve"> por lo tanto,</w:t>
      </w:r>
      <w:r w:rsidR="00EF6076" w:rsidRPr="00F6059E">
        <w:rPr>
          <w:rFonts w:cs="Segoe UI"/>
        </w:rPr>
        <w:t xml:space="preserve"> para unificarlas</w:t>
      </w:r>
      <w:r>
        <w:rPr>
          <w:rFonts w:cs="Segoe UI"/>
        </w:rPr>
        <w:t>, todas</w:t>
      </w:r>
      <w:r w:rsidR="00EF6076" w:rsidRPr="00F6059E">
        <w:rPr>
          <w:rFonts w:cs="Segoe UI"/>
        </w:rPr>
        <w:t xml:space="preserve"> las canciones </w:t>
      </w:r>
      <w:r>
        <w:rPr>
          <w:rFonts w:cs="Segoe UI"/>
        </w:rPr>
        <w:t>fueron convertidas</w:t>
      </w:r>
      <w:r w:rsidR="00EF6076" w:rsidRPr="00F6059E">
        <w:rPr>
          <w:rFonts w:cs="Segoe UI"/>
        </w:rPr>
        <w:t xml:space="preserve"> </w:t>
      </w:r>
      <w:r w:rsidR="005F3E5E">
        <w:rPr>
          <w:rFonts w:cs="Segoe UI"/>
        </w:rPr>
        <w:t>en</w:t>
      </w:r>
      <w:r w:rsidR="00EF6076" w:rsidRPr="00F6059E">
        <w:rPr>
          <w:rFonts w:cs="Segoe UI"/>
        </w:rPr>
        <w:t xml:space="preserve"> el formato mp3</w:t>
      </w:r>
      <w:r w:rsidR="0036085F">
        <w:rPr>
          <w:rFonts w:cs="Segoe UI"/>
        </w:rPr>
        <w:t xml:space="preserve">. Se debe tener </w:t>
      </w:r>
      <w:r>
        <w:rPr>
          <w:rFonts w:cs="Segoe UI"/>
        </w:rPr>
        <w:t>en cuenta que es de suprema necesidad</w:t>
      </w:r>
      <w:r w:rsidR="00EF6076" w:rsidRPr="00F6059E">
        <w:rPr>
          <w:rFonts w:cs="Segoe UI"/>
        </w:rPr>
        <w:t xml:space="preserve"> conservar la mayor calidad</w:t>
      </w:r>
      <w:r w:rsidR="0036085F">
        <w:rPr>
          <w:rFonts w:cs="Segoe UI"/>
        </w:rPr>
        <w:t xml:space="preserve"> de audio</w:t>
      </w:r>
      <w:r w:rsidR="00EF6076" w:rsidRPr="00F6059E">
        <w:rPr>
          <w:rFonts w:cs="Segoe UI"/>
        </w:rPr>
        <w:t xml:space="preserve"> posible en cada pieza</w:t>
      </w:r>
      <w:r w:rsidR="00E7755E">
        <w:rPr>
          <w:rFonts w:cs="Segoe UI"/>
        </w:rPr>
        <w:t xml:space="preserve">, </w:t>
      </w:r>
      <w:r w:rsidR="0036085F">
        <w:rPr>
          <w:rFonts w:cs="Segoe UI"/>
        </w:rPr>
        <w:t xml:space="preserve">por esto mismo, </w:t>
      </w:r>
      <w:r w:rsidR="00E7755E">
        <w:rPr>
          <w:rFonts w:cs="Segoe UI"/>
        </w:rPr>
        <w:t>al convertirlas se establece una frecuencia de muestreo de 48000 Hertz (Hz) y una velocidad de bits de 128</w:t>
      </w:r>
      <w:r w:rsidR="00040ED8">
        <w:rPr>
          <w:rFonts w:cs="Segoe UI"/>
        </w:rPr>
        <w:t xml:space="preserve"> </w:t>
      </w:r>
      <w:r w:rsidR="00E7755E">
        <w:rPr>
          <w:rFonts w:cs="Segoe UI"/>
        </w:rPr>
        <w:t>kbps</w:t>
      </w:r>
      <w:r w:rsidR="00EF6076" w:rsidRPr="00F6059E">
        <w:rPr>
          <w:rFonts w:cs="Segoe UI"/>
        </w:rPr>
        <w:t>.</w:t>
      </w:r>
    </w:p>
    <w:p w14:paraId="08DB0DC4" w14:textId="77777777" w:rsidR="00EF6076" w:rsidRPr="00F6059E" w:rsidRDefault="00EF6076" w:rsidP="00EF6076">
      <w:pPr>
        <w:rPr>
          <w:rFonts w:cs="Segoe UI"/>
        </w:rPr>
      </w:pPr>
    </w:p>
    <w:p w14:paraId="56ABD498" w14:textId="77777777" w:rsidR="00EF6076" w:rsidRPr="00F6059E" w:rsidRDefault="00EF6076" w:rsidP="00BC352D">
      <w:pPr>
        <w:pStyle w:val="Ttulo3"/>
      </w:pPr>
      <w:bookmarkStart w:id="59" w:name="_Toc26965966"/>
      <w:r w:rsidRPr="00F6059E">
        <w:t>Creación de las tablas</w:t>
      </w:r>
      <w:bookmarkEnd w:id="59"/>
    </w:p>
    <w:p w14:paraId="57A4277B" w14:textId="44027BEF" w:rsidR="00EF6076" w:rsidRDefault="00EF6076" w:rsidP="00EF6076">
      <w:pPr>
        <w:rPr>
          <w:rFonts w:cs="Segoe UI"/>
        </w:rPr>
      </w:pPr>
      <w:r>
        <w:rPr>
          <w:rFonts w:cs="Segoe UI"/>
        </w:rPr>
        <w:t>A</w:t>
      </w:r>
      <w:r w:rsidRPr="00F6059E">
        <w:rPr>
          <w:rFonts w:cs="Segoe UI"/>
        </w:rPr>
        <w:t>l</w:t>
      </w:r>
      <w:r>
        <w:rPr>
          <w:rFonts w:cs="Segoe UI"/>
        </w:rPr>
        <w:t xml:space="preserve"> contar con</w:t>
      </w:r>
      <w:r w:rsidRPr="00F6059E">
        <w:rPr>
          <w:rFonts w:cs="Segoe UI"/>
        </w:rPr>
        <w:t xml:space="preserve"> el insumo de las canciones</w:t>
      </w:r>
      <w:r>
        <w:rPr>
          <w:rFonts w:cs="Segoe UI"/>
        </w:rPr>
        <w:t>,</w:t>
      </w:r>
      <w:r w:rsidRPr="00F6059E">
        <w:rPr>
          <w:rFonts w:cs="Segoe UI"/>
        </w:rPr>
        <w:t xml:space="preserve"> se proced</w:t>
      </w:r>
      <w:r w:rsidR="00DE3720">
        <w:rPr>
          <w:rFonts w:cs="Segoe UI"/>
        </w:rPr>
        <w:t>e</w:t>
      </w:r>
      <w:r w:rsidRPr="00F6059E">
        <w:rPr>
          <w:rFonts w:cs="Segoe UI"/>
        </w:rPr>
        <w:t xml:space="preserve"> con el diseño de la base de datos. Como se aprecia en la figura 2 fueron creadas 4 tablas. La primera</w:t>
      </w:r>
      <w:r w:rsidR="00DE3720">
        <w:rPr>
          <w:rFonts w:cs="Segoe UI"/>
        </w:rPr>
        <w:t xml:space="preserve"> de estas es</w:t>
      </w:r>
      <w:r w:rsidRPr="00F6059E">
        <w:rPr>
          <w:rFonts w:cs="Segoe UI"/>
        </w:rPr>
        <w:t xml:space="preserve"> llamada </w:t>
      </w:r>
      <w:r w:rsidRPr="00F6059E">
        <w:rPr>
          <w:rFonts w:cs="Segoe UI"/>
          <w:i/>
          <w:iCs/>
        </w:rPr>
        <w:t>despacho_cancion</w:t>
      </w:r>
      <w:r w:rsidR="00DE3720">
        <w:rPr>
          <w:rFonts w:cs="Segoe UI"/>
          <w:i/>
          <w:iCs/>
        </w:rPr>
        <w:t>,</w:t>
      </w:r>
      <w:r w:rsidRPr="00F6059E">
        <w:rPr>
          <w:rFonts w:cs="Segoe UI"/>
          <w:i/>
          <w:iCs/>
        </w:rPr>
        <w:t xml:space="preserve"> </w:t>
      </w:r>
      <w:r w:rsidRPr="00F6059E">
        <w:rPr>
          <w:rFonts w:cs="Segoe UI"/>
        </w:rPr>
        <w:t>es la encargada de almacenar cada una de las canciones por</w:t>
      </w:r>
      <w:r w:rsidR="00DE3720">
        <w:rPr>
          <w:rFonts w:cs="Segoe UI"/>
        </w:rPr>
        <w:t>:</w:t>
      </w:r>
      <w:r w:rsidRPr="00F6059E">
        <w:rPr>
          <w:rFonts w:cs="Segoe UI"/>
        </w:rPr>
        <w:t xml:space="preserve"> su identificador y nombre, el </w:t>
      </w:r>
      <w:r w:rsidR="00DE3720" w:rsidRPr="00F6059E">
        <w:rPr>
          <w:rFonts w:cs="Segoe UI"/>
        </w:rPr>
        <w:t>número</w:t>
      </w:r>
      <w:r w:rsidRPr="00F6059E">
        <w:rPr>
          <w:rFonts w:cs="Segoe UI"/>
        </w:rPr>
        <w:t xml:space="preserve"> de veces que esta se ha escuchado (donde 0 es el mínimo y 3 el máximo) y cada uno de los 3 usuarios que escucharon y marcaron la canción junto con la fecha en que se realizó dicha actividad. La segunda, tiene el nombre de </w:t>
      </w:r>
      <w:r w:rsidRPr="00F6059E">
        <w:rPr>
          <w:rFonts w:cs="Segoe UI"/>
          <w:i/>
          <w:iCs/>
        </w:rPr>
        <w:t>usuarios</w:t>
      </w:r>
      <w:r w:rsidRPr="00F6059E">
        <w:rPr>
          <w:rFonts w:cs="Segoe UI"/>
        </w:rPr>
        <w:t>, en esta tabla se almacena toda la información relacionada con los participantes del experimento</w:t>
      </w:r>
      <w:r>
        <w:rPr>
          <w:rFonts w:cs="Segoe UI"/>
        </w:rPr>
        <w:t>, es decir, su c</w:t>
      </w:r>
      <w:r w:rsidR="005F3E5E">
        <w:rPr>
          <w:rFonts w:cs="Segoe UI"/>
        </w:rPr>
        <w:t>é</w:t>
      </w:r>
      <w:r>
        <w:rPr>
          <w:rFonts w:cs="Segoe UI"/>
        </w:rPr>
        <w:t>dula, nombre y apellido, profesión y las fechas en las cuales us</w:t>
      </w:r>
      <w:r w:rsidR="005F3E5E">
        <w:rPr>
          <w:rFonts w:cs="Segoe UI"/>
        </w:rPr>
        <w:t>ó</w:t>
      </w:r>
      <w:r>
        <w:rPr>
          <w:rFonts w:cs="Segoe UI"/>
        </w:rPr>
        <w:t xml:space="preserve"> el software. La tercera, se llama </w:t>
      </w:r>
      <w:r w:rsidRPr="00BC3CFF">
        <w:rPr>
          <w:rFonts w:cs="Segoe UI"/>
          <w:i/>
          <w:iCs/>
        </w:rPr>
        <w:t>delay</w:t>
      </w:r>
      <w:r>
        <w:rPr>
          <w:rFonts w:cs="Segoe UI"/>
          <w:i/>
          <w:iCs/>
        </w:rPr>
        <w:t xml:space="preserve"> </w:t>
      </w:r>
      <w:r>
        <w:rPr>
          <w:rFonts w:cs="Segoe UI"/>
        </w:rPr>
        <w:t>en esta tabla encontramos el identificador correspondiente generado por la base de datos, la cédula del usuario al cual corresponde ese</w:t>
      </w:r>
      <w:r w:rsidR="00E76D47">
        <w:rPr>
          <w:rFonts w:cs="Segoe UI"/>
        </w:rPr>
        <w:t xml:space="preserve"> retraso</w:t>
      </w:r>
      <w:r>
        <w:rPr>
          <w:rFonts w:cs="Segoe UI"/>
        </w:rPr>
        <w:t>, cada una de las pulsaciones que marc</w:t>
      </w:r>
      <w:r w:rsidR="005F3E5E">
        <w:rPr>
          <w:rFonts w:cs="Segoe UI"/>
        </w:rPr>
        <w:t>ó</w:t>
      </w:r>
      <w:r>
        <w:rPr>
          <w:rFonts w:cs="Segoe UI"/>
        </w:rPr>
        <w:t xml:space="preserve"> el usuario para encontrar su</w:t>
      </w:r>
      <w:r w:rsidR="00E76D47">
        <w:rPr>
          <w:rFonts w:cs="Segoe UI"/>
        </w:rPr>
        <w:t xml:space="preserve"> retraso</w:t>
      </w:r>
      <w:r>
        <w:rPr>
          <w:rFonts w:cs="Segoe UI"/>
        </w:rPr>
        <w:t xml:space="preserve"> y la fecha en la cual lo hizo. Cabe aclarar que un usuario al iniciar la sesión debe escuchar y marcar el pulso a una canción de 30 segundos, </w:t>
      </w:r>
      <w:r w:rsidR="00004D46">
        <w:rPr>
          <w:rFonts w:cs="Segoe UI"/>
        </w:rPr>
        <w:t>de la cual se poseen</w:t>
      </w:r>
      <w:r>
        <w:rPr>
          <w:rFonts w:cs="Segoe UI"/>
        </w:rPr>
        <w:t xml:space="preserve"> los valores exactos de las pulsaciones</w:t>
      </w:r>
      <w:r w:rsidR="00004D46">
        <w:rPr>
          <w:rFonts w:cs="Segoe UI"/>
        </w:rPr>
        <w:t>. A partir de esto,</w:t>
      </w:r>
      <w:r>
        <w:rPr>
          <w:rFonts w:cs="Segoe UI"/>
        </w:rPr>
        <w:t xml:space="preserve"> </w:t>
      </w:r>
      <w:r w:rsidR="00004D46">
        <w:rPr>
          <w:rFonts w:cs="Segoe UI"/>
        </w:rPr>
        <w:t>es posible</w:t>
      </w:r>
      <w:r>
        <w:rPr>
          <w:rFonts w:cs="Segoe UI"/>
        </w:rPr>
        <w:t xml:space="preserve"> calcular la diferencia entre lo que el usuario </w:t>
      </w:r>
      <w:r>
        <w:rPr>
          <w:rFonts w:cs="Segoe UI"/>
        </w:rPr>
        <w:lastRenderedPageBreak/>
        <w:t>marca</w:t>
      </w:r>
      <w:r w:rsidR="00004D46">
        <w:rPr>
          <w:rFonts w:cs="Segoe UI"/>
        </w:rPr>
        <w:t xml:space="preserve"> al escuchar la canción</w:t>
      </w:r>
      <w:r>
        <w:rPr>
          <w:rFonts w:cs="Segoe UI"/>
        </w:rPr>
        <w:t xml:space="preserve"> y lo </w:t>
      </w:r>
      <w:r w:rsidR="00004D46">
        <w:rPr>
          <w:rFonts w:cs="Segoe UI"/>
        </w:rPr>
        <w:t>que ocurre realmente</w:t>
      </w:r>
      <w:r>
        <w:rPr>
          <w:rFonts w:cs="Segoe UI"/>
        </w:rPr>
        <w:t xml:space="preserve">. La última, tiene el nombre de </w:t>
      </w:r>
      <w:r w:rsidRPr="00A616D7">
        <w:rPr>
          <w:rFonts w:cs="Segoe UI"/>
          <w:i/>
          <w:iCs/>
        </w:rPr>
        <w:t>databeats</w:t>
      </w:r>
      <w:r>
        <w:rPr>
          <w:rFonts w:cs="Segoe UI"/>
        </w:rPr>
        <w:t xml:space="preserve">, en esta tabla se almacena cada una de las marcaciones de las canciones generadas por los usuarios. Se compone de las claves foráneas de la canción </w:t>
      </w:r>
      <w:r w:rsidR="00942E75">
        <w:rPr>
          <w:noProof/>
        </w:rPr>
        <mc:AlternateContent>
          <mc:Choice Requires="wps">
            <w:drawing>
              <wp:anchor distT="0" distB="0" distL="114300" distR="114300" simplePos="0" relativeHeight="251666432" behindDoc="0" locked="0" layoutInCell="1" allowOverlap="1" wp14:anchorId="564216DB" wp14:editId="68B37B6A">
                <wp:simplePos x="0" y="0"/>
                <wp:positionH relativeFrom="column">
                  <wp:posOffset>42572</wp:posOffset>
                </wp:positionH>
                <wp:positionV relativeFrom="paragraph">
                  <wp:posOffset>3808040</wp:posOffset>
                </wp:positionV>
                <wp:extent cx="54673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75D880D7" w14:textId="6389ADBA" w:rsidR="005D2FA6" w:rsidRPr="00CB2ABC" w:rsidRDefault="005D2FA6" w:rsidP="00EF6076">
                            <w:pPr>
                              <w:pStyle w:val="Descripcin"/>
                              <w:rPr>
                                <w:rFonts w:ascii="Segoe UI" w:hAnsi="Segoe UI" w:cs="Segoe UI"/>
                                <w:noProof/>
                                <w:sz w:val="24"/>
                                <w:lang w:val="es-CO" w:eastAsia="es-CO"/>
                              </w:rPr>
                            </w:pPr>
                            <w:bookmarkStart w:id="60" w:name="_Toc26973187"/>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2</w:t>
                            </w:r>
                            <w:r>
                              <w:fldChar w:fldCharType="end"/>
                            </w:r>
                            <w:r w:rsidRPr="004570F3">
                              <w:rPr>
                                <w:lang w:val="es-ES"/>
                              </w:rPr>
                              <w:t>. Estructura de la base de datos.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4216DB" id="_x0000_t202" coordsize="21600,21600" o:spt="202" path="m,l,21600r21600,l21600,xe">
                <v:stroke joinstyle="miter"/>
                <v:path gradientshapeok="t" o:connecttype="rect"/>
              </v:shapetype>
              <v:shape id="Cuadro de texto 12" o:spid="_x0000_s1026" type="#_x0000_t202" style="position:absolute;left:0;text-align:left;margin-left:3.35pt;margin-top:299.85pt;width:43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" stroked="f">
                <v:textbox style="mso-fit-shape-to-text:t" inset="0,0,0,0">
                  <w:txbxContent>
                    <w:p w14:paraId="75D880D7" w14:textId="6389ADBA" w:rsidR="005D2FA6" w:rsidRPr="00CB2ABC" w:rsidRDefault="005D2FA6" w:rsidP="00EF6076">
                      <w:pPr>
                        <w:pStyle w:val="Descripcin"/>
                        <w:rPr>
                          <w:rFonts w:ascii="Segoe UI" w:hAnsi="Segoe UI" w:cs="Segoe UI"/>
                          <w:noProof/>
                          <w:sz w:val="24"/>
                          <w:lang w:val="es-CO" w:eastAsia="es-CO"/>
                        </w:rPr>
                      </w:pPr>
                      <w:bookmarkStart w:id="61" w:name="_Toc26973187"/>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2</w:t>
                      </w:r>
                      <w:r>
                        <w:fldChar w:fldCharType="end"/>
                      </w:r>
                      <w:r w:rsidRPr="004570F3">
                        <w:rPr>
                          <w:lang w:val="es-ES"/>
                        </w:rPr>
                        <w:t>. Estructura de la base de datos.</w:t>
                      </w:r>
                      <w:bookmarkEnd w:id="61"/>
                    </w:p>
                  </w:txbxContent>
                </v:textbox>
                <w10:wrap type="topAndBottom"/>
              </v:shape>
            </w:pict>
          </mc:Fallback>
        </mc:AlternateContent>
      </w:r>
      <w:r>
        <w:rPr>
          <w:rFonts w:cs="Segoe UI"/>
        </w:rPr>
        <w:t>marcada y el usuario que la marcó, la lista de los pulsos que se generaron, el</w:t>
      </w:r>
      <w:r w:rsidR="00E76D47">
        <w:rPr>
          <w:rFonts w:cs="Segoe UI"/>
        </w:rPr>
        <w:t xml:space="preserve"> retraso</w:t>
      </w:r>
      <w:r>
        <w:rPr>
          <w:rFonts w:cs="Segoe UI"/>
        </w:rPr>
        <w:t xml:space="preserve"> </w:t>
      </w:r>
      <w:r w:rsidR="00942E75">
        <w:rPr>
          <w:rFonts w:cs="Segoe UI"/>
          <w:noProof/>
        </w:rPr>
        <w:drawing>
          <wp:anchor distT="0" distB="0" distL="114300" distR="114300" simplePos="0" relativeHeight="251661312" behindDoc="0" locked="0" layoutInCell="1" allowOverlap="1" wp14:anchorId="2F75E865" wp14:editId="2E59522C">
            <wp:simplePos x="0" y="0"/>
            <wp:positionH relativeFrom="margin">
              <wp:align>center</wp:align>
            </wp:positionH>
            <wp:positionV relativeFrom="paragraph">
              <wp:posOffset>1153574</wp:posOffset>
            </wp:positionV>
            <wp:extent cx="4128770" cy="2719070"/>
            <wp:effectExtent l="0" t="0" r="5080" b="5080"/>
            <wp:wrapTopAndBottom/>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tructure.png"/>
                    <pic:cNvPicPr/>
                  </pic:nvPicPr>
                  <pic:blipFill>
                    <a:blip r:embed="rId29"/>
                    <a:stretch>
                      <a:fillRect/>
                    </a:stretch>
                  </pic:blipFill>
                  <pic:spPr>
                    <a:xfrm>
                      <a:off x="0" y="0"/>
                      <a:ext cx="4128770" cy="2719070"/>
                    </a:xfrm>
                    <a:prstGeom prst="rect">
                      <a:avLst/>
                    </a:prstGeom>
                  </pic:spPr>
                </pic:pic>
              </a:graphicData>
            </a:graphic>
            <wp14:sizeRelH relativeFrom="page">
              <wp14:pctWidth>0</wp14:pctWidth>
            </wp14:sizeRelH>
            <wp14:sizeRelV relativeFrom="page">
              <wp14:pctHeight>0</wp14:pctHeight>
            </wp14:sizeRelV>
          </wp:anchor>
        </w:drawing>
      </w:r>
      <w:r>
        <w:rPr>
          <w:rFonts w:cs="Segoe UI"/>
        </w:rPr>
        <w:t xml:space="preserve">de la canción y la fecha en la cual se </w:t>
      </w:r>
      <w:r w:rsidR="00004D46">
        <w:rPr>
          <w:rFonts w:cs="Segoe UI"/>
        </w:rPr>
        <w:t>crearon los datos</w:t>
      </w:r>
      <w:r>
        <w:rPr>
          <w:rFonts w:cs="Segoe UI"/>
        </w:rPr>
        <w:t>.</w:t>
      </w:r>
    </w:p>
    <w:p w14:paraId="4DC5C796" w14:textId="77777777" w:rsidR="00942E75" w:rsidRDefault="00942E75" w:rsidP="00BC352D">
      <w:pPr>
        <w:pStyle w:val="Ttulo3"/>
      </w:pPr>
      <w:bookmarkStart w:id="62" w:name="_Toc26965967"/>
    </w:p>
    <w:p w14:paraId="4F8B6E21" w14:textId="214777A5" w:rsidR="00EF6076" w:rsidRPr="00CD4806" w:rsidRDefault="00EF6076" w:rsidP="00BC352D">
      <w:pPr>
        <w:pStyle w:val="Ttulo3"/>
      </w:pPr>
      <w:r w:rsidRPr="00CD4806">
        <w:t>Despliegue de las tablas</w:t>
      </w:r>
      <w:bookmarkEnd w:id="62"/>
    </w:p>
    <w:p w14:paraId="68229E9E" w14:textId="33B22D5D" w:rsidR="00EF6076" w:rsidRDefault="00EF6076" w:rsidP="00EF6076">
      <w:pPr>
        <w:rPr>
          <w:rFonts w:cs="Segoe UI"/>
        </w:rPr>
      </w:pPr>
      <w:r>
        <w:rPr>
          <w:rFonts w:cs="Segoe UI"/>
        </w:rPr>
        <w:t xml:space="preserve">Después de generarse el diseño de la base de datos y lo que esta iba a contener en cada una de sus tablas, se </w:t>
      </w:r>
      <w:r w:rsidR="00BE5787">
        <w:rPr>
          <w:rFonts w:cs="Segoe UI"/>
        </w:rPr>
        <w:t>procede</w:t>
      </w:r>
      <w:r>
        <w:rPr>
          <w:rFonts w:cs="Segoe UI"/>
        </w:rPr>
        <w:t xml:space="preserve"> con</w:t>
      </w:r>
      <w:r w:rsidR="00BE5787">
        <w:rPr>
          <w:rFonts w:cs="Segoe UI"/>
        </w:rPr>
        <w:t xml:space="preserve"> la</w:t>
      </w:r>
      <w:r>
        <w:rPr>
          <w:rFonts w:cs="Segoe UI"/>
        </w:rPr>
        <w:t xml:space="preserve"> </w:t>
      </w:r>
      <w:r w:rsidR="00BE5787">
        <w:rPr>
          <w:rFonts w:cs="Segoe UI"/>
        </w:rPr>
        <w:t>realización</w:t>
      </w:r>
      <w:r>
        <w:rPr>
          <w:rFonts w:cs="Segoe UI"/>
        </w:rPr>
        <w:t xml:space="preserve"> </w:t>
      </w:r>
      <w:r w:rsidR="00BE5787">
        <w:rPr>
          <w:rFonts w:cs="Segoe UI"/>
        </w:rPr>
        <w:t>d</w:t>
      </w:r>
      <w:r>
        <w:rPr>
          <w:rFonts w:cs="Segoe UI"/>
        </w:rPr>
        <w:t xml:space="preserve">el despliegue de esta base de datos relacional en algún motor de base de datos. Debido a que era necesario que la base de datos fuera creada en el menor tiempo posible, </w:t>
      </w:r>
      <w:r w:rsidR="00BE5787">
        <w:rPr>
          <w:rFonts w:cs="Segoe UI"/>
        </w:rPr>
        <w:t>la prioridad fue encontrar un</w:t>
      </w:r>
      <w:r>
        <w:rPr>
          <w:rFonts w:cs="Segoe UI"/>
        </w:rPr>
        <w:t xml:space="preserve"> gestor que </w:t>
      </w:r>
      <w:r w:rsidR="00BE5787">
        <w:rPr>
          <w:rFonts w:cs="Segoe UI"/>
        </w:rPr>
        <w:t>permita</w:t>
      </w:r>
      <w:r>
        <w:rPr>
          <w:rFonts w:cs="Segoe UI"/>
        </w:rPr>
        <w:t xml:space="preserve"> la rápida creación y despliegue de una base de datos. La opción </w:t>
      </w:r>
      <w:r w:rsidR="00BE5787">
        <w:rPr>
          <w:rFonts w:cs="Segoe UI"/>
        </w:rPr>
        <w:t>seleccionada</w:t>
      </w:r>
      <w:r>
        <w:rPr>
          <w:rFonts w:cs="Segoe UI"/>
        </w:rPr>
        <w:t xml:space="preserve"> fue XAMPP, </w:t>
      </w:r>
      <w:r w:rsidR="00681256">
        <w:rPr>
          <w:rFonts w:cs="Segoe UI"/>
        </w:rPr>
        <w:t>que es una distribución de apache de fácil y rápida instalación, al instalarse el equipo queda preparado para desarrollar una aplicación en PHP</w:t>
      </w:r>
      <w:r>
        <w:rPr>
          <w:rFonts w:cs="Segoe UI"/>
        </w:rPr>
        <w:t xml:space="preserve"> </w:t>
      </w:r>
      <w:r w:rsidR="00681256">
        <w:rPr>
          <w:rFonts w:cs="Segoe UI"/>
        </w:rPr>
        <w:fldChar w:fldCharType="begin" w:fldLock="1"/>
      </w:r>
      <w:r w:rsidR="00E553FB">
        <w:rPr>
          <w:rFonts w:cs="Segoe UI"/>
        </w:rPr>
        <w:instrText>ADDIN CSL_CITATION {"citationItems":[{"id":"ITEM-1","itemData":{"DOI":"10.2212/spr.2011.1.4","PMID":"597094462","URL":"https://www.apachefriends.org/es/index.html","abstract":"Purpose of review: This article highlights inroads made by biotechnological approaches in improving the quality and postharvest shelf-life of fruits among various reports in the recent five years. Biotechnological research has fostered new approaches that aid in understanding ripening mechanisms and can be applied in addressing challenges of postharvest losses of fresh fruits. Recent findings: Recent studies have demonstrated that ripening comprises regulatory networks, rather than a pathway. These studies have provided evidence that positive transcriptional regulation for ACS and ACO genes and the potential genetic network involving ethylene and homeotic proteins, including CNR, HB-1 and MADS-box proteins (such as RIN, TAG1 and ALQ/TAGL1), may regulate the fruit ripening process. The RIN and CNR may be good candidates for controlling ripening and prolonging shelf-life in both climacteric and non climacteric fruits than is currently possible via ethylene control alone. Characterisation of a tomato APETALA2 gene, (SIAP2a) transcription factor, demonstrated its negative role in influencing the ripening process by modulating ethylene and carotenoid pigmentation, essential for tomato fruit colour and nutrient quality. The identification of SIAP2a as a negative transcriptional regulator of fruit ripening presents an additional biotechnological tool for modifying the quality and nutritional value of fruit crops. Screening of mature mutagenised tomato plants, combined with extensive fruit metabolic QTL mapping, holds the promise of numerous additional functionally defined loci that will become increasingly accessible as part of expanding genomics resources. The generation and integration of \"omic\" data (transcriptome, proteome, metabolome, and phenome), in combination with functional analysis has been useful in pinpointing candidate regulatory genes linked to compositional changes and fruit development. Targeting Induced Local Lesions IN Genomes (TILLING) has been applied in identifying a melon mutant line which exhibits longer fruit maturation, enhanced fruit firmness and delayed fruit yellowing, which are economically important traits for melon fruit breeders. A new and simple vector- and selectable marker-free melon transformation system which bypasses in vitro culture and plant regeneration, has been demonstrated to be a cost efficient system for obtaining positive transgenic plants. Limitations: New approaches are needed that involve more comprehensive mo…","accessed":{"date-parts":[["2019","11","29"]]},"author":[{"dropping-particle":"","family":"Apache Friends","given":"","non-dropping-particle":"","parse-names":false,"suffix":""}],"container-title":"https://www.apachefriends.org/index.html","id":"ITEM-1","issued":{"date-parts":[["2017"]]},"title":"XAMPP Installers and Downloads for Apache Friends","type":"webpage"},"uris":["http://www.mendeley.com/documents/?uuid=bb89b3f2-0001-3508-8411-2c4995d2005d"]}],"mendeley":{"formattedCitation":"(Apache Friends, 2017)","plainTextFormattedCitation":"(Apache Friends, 2017)","previouslyFormattedCitation":"(Apache Friends, 2017)"},"properties":{"noteIndex":0},"schema":"https://github.com/citation-style-language/schema/raw/master/csl-citation.json"}</w:instrText>
      </w:r>
      <w:r w:rsidR="00681256">
        <w:rPr>
          <w:rFonts w:cs="Segoe UI"/>
        </w:rPr>
        <w:fldChar w:fldCharType="separate"/>
      </w:r>
      <w:r w:rsidR="00681256" w:rsidRPr="00681256">
        <w:rPr>
          <w:rFonts w:cs="Segoe UI"/>
          <w:noProof/>
        </w:rPr>
        <w:t>(Apache Friends, 2017)</w:t>
      </w:r>
      <w:r w:rsidR="00681256">
        <w:rPr>
          <w:rFonts w:cs="Segoe UI"/>
        </w:rPr>
        <w:fldChar w:fldCharType="end"/>
      </w:r>
      <w:r>
        <w:rPr>
          <w:rFonts w:cs="Segoe UI"/>
        </w:rPr>
        <w:t xml:space="preserve">. La base de datos </w:t>
      </w:r>
      <w:r w:rsidR="00BE5787">
        <w:rPr>
          <w:rFonts w:cs="Segoe UI"/>
        </w:rPr>
        <w:t>s</w:t>
      </w:r>
      <w:r>
        <w:rPr>
          <w:rFonts w:cs="Segoe UI"/>
        </w:rPr>
        <w:t>e diseñ</w:t>
      </w:r>
      <w:r w:rsidR="00BE5787">
        <w:rPr>
          <w:rFonts w:cs="Segoe UI"/>
        </w:rPr>
        <w:t>a</w:t>
      </w:r>
      <w:r>
        <w:rPr>
          <w:rFonts w:cs="Segoe UI"/>
        </w:rPr>
        <w:t xml:space="preserve"> y despl</w:t>
      </w:r>
      <w:r w:rsidR="00BE5787">
        <w:rPr>
          <w:rFonts w:cs="Segoe UI"/>
        </w:rPr>
        <w:t>iega</w:t>
      </w:r>
      <w:r>
        <w:rPr>
          <w:rFonts w:cs="Segoe UI"/>
        </w:rPr>
        <w:t xml:space="preserve"> en MySQL</w:t>
      </w:r>
      <w:r w:rsidR="00681256">
        <w:rPr>
          <w:rFonts w:cs="Segoe UI"/>
        </w:rPr>
        <w:t xml:space="preserve"> (incluida al instalar XAMPP)</w:t>
      </w:r>
      <w:r>
        <w:rPr>
          <w:rFonts w:cs="Segoe UI"/>
        </w:rPr>
        <w:t xml:space="preserve"> de manera local</w:t>
      </w:r>
      <w:r w:rsidR="003249C5">
        <w:rPr>
          <w:rFonts w:cs="Segoe UI"/>
        </w:rPr>
        <w:t>.</w:t>
      </w:r>
      <w:r>
        <w:rPr>
          <w:rFonts w:cs="Segoe UI"/>
        </w:rPr>
        <w:t xml:space="preserve"> </w:t>
      </w:r>
      <w:r w:rsidR="003249C5">
        <w:rPr>
          <w:rFonts w:cs="Segoe UI"/>
        </w:rPr>
        <w:t>N</w:t>
      </w:r>
      <w:r>
        <w:rPr>
          <w:rFonts w:cs="Segoe UI"/>
        </w:rPr>
        <w:t>o se buscaron otras alternativas</w:t>
      </w:r>
      <w:r w:rsidR="003249C5">
        <w:rPr>
          <w:rFonts w:cs="Segoe UI"/>
        </w:rPr>
        <w:t>,</w:t>
      </w:r>
      <w:r>
        <w:rPr>
          <w:rFonts w:cs="Segoe UI"/>
        </w:rPr>
        <w:t xml:space="preserve"> ya sea en la nube o local</w:t>
      </w:r>
      <w:r w:rsidR="003249C5">
        <w:rPr>
          <w:rFonts w:cs="Segoe UI"/>
        </w:rPr>
        <w:t>,</w:t>
      </w:r>
      <w:r>
        <w:rPr>
          <w:rFonts w:cs="Segoe UI"/>
        </w:rPr>
        <w:t xml:space="preserve"> </w:t>
      </w:r>
      <w:r w:rsidR="003249C5">
        <w:rPr>
          <w:rFonts w:cs="Segoe UI"/>
        </w:rPr>
        <w:t>debido a</w:t>
      </w:r>
      <w:r>
        <w:rPr>
          <w:rFonts w:cs="Segoe UI"/>
        </w:rPr>
        <w:t xml:space="preserve"> que</w:t>
      </w:r>
      <w:r w:rsidR="003249C5">
        <w:rPr>
          <w:rFonts w:cs="Segoe UI"/>
        </w:rPr>
        <w:t xml:space="preserve"> se</w:t>
      </w:r>
      <w:r>
        <w:rPr>
          <w:rFonts w:cs="Segoe UI"/>
        </w:rPr>
        <w:t xml:space="preserve"> contaba con</w:t>
      </w:r>
      <w:r w:rsidR="003249C5">
        <w:rPr>
          <w:rFonts w:cs="Segoe UI"/>
        </w:rPr>
        <w:t xml:space="preserve"> cierta</w:t>
      </w:r>
      <w:r>
        <w:rPr>
          <w:rFonts w:cs="Segoe UI"/>
        </w:rPr>
        <w:t xml:space="preserve"> experiencia </w:t>
      </w:r>
      <w:r w:rsidR="003249C5">
        <w:rPr>
          <w:rFonts w:cs="Segoe UI"/>
        </w:rPr>
        <w:t>utilizando</w:t>
      </w:r>
      <w:r>
        <w:rPr>
          <w:rFonts w:cs="Segoe UI"/>
        </w:rPr>
        <w:t xml:space="preserve"> este gestor, lo que </w:t>
      </w:r>
      <w:r w:rsidR="003249C5">
        <w:rPr>
          <w:rFonts w:cs="Segoe UI"/>
        </w:rPr>
        <w:t>permite</w:t>
      </w:r>
      <w:r>
        <w:rPr>
          <w:rFonts w:cs="Segoe UI"/>
        </w:rPr>
        <w:t xml:space="preserve"> realizar esta tarea en el menor tiempo posible.</w:t>
      </w:r>
    </w:p>
    <w:p w14:paraId="55831848" w14:textId="77777777" w:rsidR="00942E75" w:rsidRPr="00C80B27" w:rsidRDefault="00942E75" w:rsidP="00EF6076">
      <w:pPr>
        <w:rPr>
          <w:rFonts w:cs="Segoe UI"/>
        </w:rPr>
      </w:pPr>
    </w:p>
    <w:p w14:paraId="132BF688" w14:textId="77777777" w:rsidR="00EF6076" w:rsidRDefault="00EF6076" w:rsidP="00EF6076">
      <w:pPr>
        <w:pStyle w:val="Ttulo2"/>
        <w:rPr>
          <w:rFonts w:cs="Segoe UI"/>
        </w:rPr>
      </w:pPr>
      <w:bookmarkStart w:id="63" w:name="_Toc26965968"/>
      <w:r w:rsidRPr="00C80B27">
        <w:rPr>
          <w:rFonts w:cs="Segoe UI"/>
        </w:rPr>
        <w:lastRenderedPageBreak/>
        <w:t>Desarrollo del cliente y el servidor</w:t>
      </w:r>
      <w:bookmarkEnd w:id="63"/>
    </w:p>
    <w:p w14:paraId="189D7ECC" w14:textId="76CAE96F" w:rsidR="00EF6076" w:rsidRDefault="00EF6076" w:rsidP="00EF6076">
      <w:r>
        <w:t xml:space="preserve">En el proceso de recopilación de los datos, era necesario crear una herramienta de software que permita a los usuarios transmitir la </w:t>
      </w:r>
      <w:r w:rsidR="00A81531">
        <w:t>sensación</w:t>
      </w:r>
      <w:r>
        <w:t xml:space="preserve"> del </w:t>
      </w:r>
      <w:r w:rsidR="00A81531">
        <w:t>pulso</w:t>
      </w:r>
      <w:r>
        <w:t xml:space="preserve"> en la canción </w:t>
      </w:r>
      <w:r w:rsidR="00E76D47">
        <w:t>al</w:t>
      </w:r>
      <w:r>
        <w:t xml:space="preserve"> computador en forma de datos. Para realizar esta tarea se siguieron ciertos requerimientos funcionales y no funcionales que se van a presentar a continuación.</w:t>
      </w:r>
    </w:p>
    <w:p w14:paraId="6D162535" w14:textId="77777777" w:rsidR="00EF6076" w:rsidRDefault="00EF6076" w:rsidP="00EF6076"/>
    <w:p w14:paraId="059E5EF0" w14:textId="77777777" w:rsidR="00EF6076" w:rsidRDefault="00EF6076" w:rsidP="00BC352D">
      <w:pPr>
        <w:pStyle w:val="Ttulo3"/>
      </w:pPr>
      <w:bookmarkStart w:id="64" w:name="_Toc26965969"/>
      <w:r w:rsidRPr="00C64A60">
        <w:t>Requerimientos funcionales</w:t>
      </w:r>
      <w:bookmarkEnd w:id="64"/>
    </w:p>
    <w:p w14:paraId="27ACDA42" w14:textId="77777777" w:rsidR="00EF6076" w:rsidRDefault="00EF6076" w:rsidP="00EF6076">
      <w:r>
        <w:t>El servidor debe permitir:</w:t>
      </w:r>
    </w:p>
    <w:p w14:paraId="2D3DCAE1" w14:textId="5366B16D" w:rsidR="00EF6076" w:rsidRDefault="00EF6076" w:rsidP="00EF6076">
      <w:r>
        <w:t xml:space="preserve">R1. Buscar </w:t>
      </w:r>
      <w:r w:rsidR="00EE1951">
        <w:t xml:space="preserve">si </w:t>
      </w:r>
      <w:r w:rsidR="00E50FAD">
        <w:t>el documento de identidad</w:t>
      </w:r>
      <w:r>
        <w:t xml:space="preserve"> ingresad</w:t>
      </w:r>
      <w:r w:rsidR="00E50FAD">
        <w:t>o</w:t>
      </w:r>
      <w:r>
        <w:t xml:space="preserve"> exist</w:t>
      </w:r>
      <w:r w:rsidR="00EE1951">
        <w:t>e</w:t>
      </w:r>
      <w:r>
        <w:t xml:space="preserve"> en la base de datos</w:t>
      </w:r>
      <w:r w:rsidR="00EE1951">
        <w:t>, en caso de que exista debe asignar una canción al usuario y en caso contrario se debe notificar que no tiene permitido acceder al sistema</w:t>
      </w:r>
      <w:r>
        <w:t>.</w:t>
      </w:r>
    </w:p>
    <w:p w14:paraId="369CD65B" w14:textId="4A4BAFE8" w:rsidR="00EF6076" w:rsidRDefault="00EF6076" w:rsidP="00EF6076">
      <w:r>
        <w:t>R2. Asignar una canción a un usuario. La canción asignada no debe ser escuchada más de tres veces y el usuario no debe de haberla escuchado antes.</w:t>
      </w:r>
      <w:r w:rsidR="00EE1951">
        <w:t xml:space="preserve"> Debe retornar el nombre de esta canción para que el servidor pueda cargarla fácilmente.</w:t>
      </w:r>
    </w:p>
    <w:p w14:paraId="39D838E0" w14:textId="4A23C5DF" w:rsidR="00EF6076" w:rsidRDefault="00EF6076" w:rsidP="00EF6076">
      <w:r>
        <w:t>R3. Recibir y guardar</w:t>
      </w:r>
      <w:r w:rsidR="00F977AA">
        <w:t xml:space="preserve"> en la base de datos</w:t>
      </w:r>
      <w:r>
        <w:t xml:space="preserve"> la lista de pulsaciones de las canciones generadas en el cliente.</w:t>
      </w:r>
    </w:p>
    <w:p w14:paraId="370ABEB8" w14:textId="77777777" w:rsidR="00EF6076" w:rsidRDefault="00EF6076" w:rsidP="00EF6076">
      <w:r>
        <w:t>El cliente debe permitir:</w:t>
      </w:r>
    </w:p>
    <w:p w14:paraId="32436E6A" w14:textId="40184C27" w:rsidR="00EF6076" w:rsidRDefault="00EF6076" w:rsidP="00EF6076">
      <w:r>
        <w:t xml:space="preserve">R4. Ingresar el documento de identidad </w:t>
      </w:r>
      <w:r w:rsidR="00E76D47">
        <w:t xml:space="preserve">del </w:t>
      </w:r>
      <w:r>
        <w:t xml:space="preserve">usuario y enviarlo al servidor para que </w:t>
      </w:r>
      <w:r w:rsidR="00B911E1">
        <w:t>é</w:t>
      </w:r>
      <w:r>
        <w:t>ste valide si existe en la base de datos</w:t>
      </w:r>
      <w:r w:rsidR="00B911E1">
        <w:t>, con la respuesta debe</w:t>
      </w:r>
      <w:r>
        <w:t xml:space="preserve"> permitir o denegar el acceso a la aplicación.</w:t>
      </w:r>
    </w:p>
    <w:p w14:paraId="5FEF9C9E" w14:textId="1DBE63C8" w:rsidR="00EF6076" w:rsidRDefault="00EF6076" w:rsidP="00EF6076">
      <w:r>
        <w:t>R5. Cargar y reproducir una muestra</w:t>
      </w:r>
      <w:r w:rsidR="00B911E1">
        <w:t xml:space="preserve"> de una canción</w:t>
      </w:r>
      <w:r>
        <w:t xml:space="preserve"> en donde ya se conocen los datos de las pulsaciones</w:t>
      </w:r>
      <w:r w:rsidR="00B911E1">
        <w:t xml:space="preserve">, </w:t>
      </w:r>
      <w:r w:rsidR="00E93CF2">
        <w:t>para generar una manera en la que los usuarios se puedan calibrar. E</w:t>
      </w:r>
      <w:r w:rsidR="00B911E1">
        <w:t>sto</w:t>
      </w:r>
      <w:r>
        <w:t xml:space="preserve"> para permitir encontrar </w:t>
      </w:r>
      <w:r w:rsidR="00E93CF2">
        <w:t>un valor asociado al retraso respecto a los datos reales</w:t>
      </w:r>
      <w:r>
        <w:t xml:space="preserve"> </w:t>
      </w:r>
      <w:r w:rsidR="00E93CF2">
        <w:t xml:space="preserve">comparado con los </w:t>
      </w:r>
      <w:r w:rsidR="00B911E1">
        <w:t xml:space="preserve">que </w:t>
      </w:r>
      <w:r w:rsidR="00E93CF2">
        <w:t>genera</w:t>
      </w:r>
      <w:r w:rsidR="00B911E1">
        <w:t xml:space="preserve"> cada</w:t>
      </w:r>
      <w:r>
        <w:t xml:space="preserve"> usuario.</w:t>
      </w:r>
    </w:p>
    <w:p w14:paraId="06583783" w14:textId="77777777" w:rsidR="00EF6076" w:rsidRDefault="00EF6076" w:rsidP="00EF6076">
      <w:r>
        <w:t>R6. Cargar y reproducir una canción almacenada en el computador por medio del nombre que envía el servidor.</w:t>
      </w:r>
    </w:p>
    <w:p w14:paraId="01565577" w14:textId="2B825649" w:rsidR="00EF6076" w:rsidRDefault="00EF6076" w:rsidP="00EF6076">
      <w:r>
        <w:t xml:space="preserve">R7. Recibir la pulsación de la barra espaciadora siempre y cuando </w:t>
      </w:r>
      <w:r w:rsidR="00681256">
        <w:t xml:space="preserve">en el momento se </w:t>
      </w:r>
      <w:r w:rsidR="00B911E1">
        <w:t xml:space="preserve">encuentre </w:t>
      </w:r>
      <w:r w:rsidR="00681256">
        <w:t>presente la reproducción de</w:t>
      </w:r>
      <w:r>
        <w:t xml:space="preserve"> una canción. </w:t>
      </w:r>
      <w:r w:rsidR="00681256">
        <w:t>Adicionalmente, s</w:t>
      </w:r>
      <w:r>
        <w:t xml:space="preserve">e le indica al usuario que pulse la barra espaciadora cada vez que sienta el </w:t>
      </w:r>
      <w:r w:rsidR="00A81531">
        <w:t>pulso</w:t>
      </w:r>
      <w:r>
        <w:t xml:space="preserve"> en la canción, estos datos de tiempo se deben almacenar en una lista para que al culminar la canción sean enviados </w:t>
      </w:r>
      <w:r w:rsidR="00E76D47">
        <w:t>al</w:t>
      </w:r>
      <w:r>
        <w:t xml:space="preserve"> servidor.</w:t>
      </w:r>
    </w:p>
    <w:p w14:paraId="68196489" w14:textId="6C097022" w:rsidR="00EF6076" w:rsidRPr="00770EE6" w:rsidRDefault="00EF6076" w:rsidP="00EF6076">
      <w:r>
        <w:lastRenderedPageBreak/>
        <w:t xml:space="preserve">R8. Reproducir continuamente 10 canciones asignadas por el servidor, para que al culminar estas canciones se muestre un mensaje al usuario en el que </w:t>
      </w:r>
      <w:r w:rsidR="00B911E1">
        <w:t>se le alerte</w:t>
      </w:r>
      <w:r>
        <w:t xml:space="preserve"> que necesita tomar un descanso. Posterior al mensaje, se debe cerrar la sesión al usuario para que tome un descanso y en caso de que quiera continuar debe volver a iniciar su sesión.</w:t>
      </w:r>
    </w:p>
    <w:p w14:paraId="3132BF5A" w14:textId="77777777" w:rsidR="00EF6076" w:rsidRPr="00C64A60" w:rsidRDefault="00EF6076" w:rsidP="00EF6076">
      <w:pPr>
        <w:rPr>
          <w:b/>
          <w:bCs/>
        </w:rPr>
      </w:pPr>
    </w:p>
    <w:p w14:paraId="02E3AE00" w14:textId="77777777" w:rsidR="00EF6076" w:rsidRDefault="00EF6076" w:rsidP="00BC352D">
      <w:pPr>
        <w:pStyle w:val="Ttulo3"/>
      </w:pPr>
      <w:bookmarkStart w:id="65" w:name="_Toc26965970"/>
      <w:r w:rsidRPr="00C64A60">
        <w:t>Requerimientos no funcionales</w:t>
      </w:r>
      <w:bookmarkEnd w:id="65"/>
    </w:p>
    <w:p w14:paraId="7396E25B" w14:textId="77777777" w:rsidR="00EF6076" w:rsidRDefault="00EF6076" w:rsidP="00EF6076">
      <w:r>
        <w:t>El software debe:</w:t>
      </w:r>
    </w:p>
    <w:p w14:paraId="7E76AB47" w14:textId="77777777" w:rsidR="00EF6076" w:rsidRDefault="00EF6076" w:rsidP="00EF6076">
      <w:r>
        <w:t>RNF1. Ser desarrollado en el lenguaje de programación Python, ya que es un lenguaje fácil de entender y compilar en cualquier computador.</w:t>
      </w:r>
    </w:p>
    <w:p w14:paraId="2995BB0E" w14:textId="2C32A466" w:rsidR="00EF6076" w:rsidRDefault="00EF6076" w:rsidP="00EF6076">
      <w:r>
        <w:t>RNF2. Desplegarse en los equipos de las salas de c</w:t>
      </w:r>
      <w:r w:rsidR="00C342B8">
        <w:t>ó</w:t>
      </w:r>
      <w:r>
        <w:t>mputo de la universidad.</w:t>
      </w:r>
    </w:p>
    <w:p w14:paraId="7035D017" w14:textId="77777777" w:rsidR="00EF6076" w:rsidRPr="00653F2C" w:rsidRDefault="00EF6076" w:rsidP="00EF6076">
      <w:r>
        <w:t>RNF3. Desarrollarse en el menor tiempo posible, todo esto para iniciar rápidamente la recolección de los datos.</w:t>
      </w:r>
    </w:p>
    <w:p w14:paraId="5B7CF18C" w14:textId="77777777" w:rsidR="00EF6076" w:rsidRDefault="00EF6076" w:rsidP="00EF6076">
      <w:pPr>
        <w:rPr>
          <w:b/>
          <w:bCs/>
        </w:rPr>
      </w:pPr>
    </w:p>
    <w:p w14:paraId="634B76FA" w14:textId="77777777" w:rsidR="00EF6076" w:rsidRDefault="00EF6076" w:rsidP="00BC352D">
      <w:pPr>
        <w:pStyle w:val="Ttulo3"/>
      </w:pPr>
      <w:bookmarkStart w:id="66" w:name="_Toc26965971"/>
      <w:r>
        <w:t>Diseño</w:t>
      </w:r>
      <w:bookmarkEnd w:id="66"/>
    </w:p>
    <w:p w14:paraId="61203CF8" w14:textId="28118D0A" w:rsidR="00EF6076" w:rsidRDefault="00B911E1" w:rsidP="00EF6076">
      <w:r>
        <w:rPr>
          <w:noProof/>
        </w:rPr>
        <w:drawing>
          <wp:anchor distT="0" distB="0" distL="114300" distR="114300" simplePos="0" relativeHeight="251662336" behindDoc="0" locked="0" layoutInCell="1" allowOverlap="1" wp14:anchorId="0F672DB5" wp14:editId="317912A4">
            <wp:simplePos x="0" y="0"/>
            <wp:positionH relativeFrom="margin">
              <wp:align>center</wp:align>
            </wp:positionH>
            <wp:positionV relativeFrom="paragraph">
              <wp:posOffset>1139743</wp:posOffset>
            </wp:positionV>
            <wp:extent cx="4667250" cy="249682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 Diagram1.jpg"/>
                    <pic:cNvPicPr/>
                  </pic:nvPicPr>
                  <pic:blipFill>
                    <a:blip r:embed="rId30"/>
                    <a:stretch>
                      <a:fillRect/>
                    </a:stretch>
                  </pic:blipFill>
                  <pic:spPr>
                    <a:xfrm>
                      <a:off x="0" y="0"/>
                      <a:ext cx="4667250" cy="24968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EE03D01" wp14:editId="2DD0C49D">
                <wp:simplePos x="0" y="0"/>
                <wp:positionH relativeFrom="column">
                  <wp:posOffset>-7620</wp:posOffset>
                </wp:positionH>
                <wp:positionV relativeFrom="paragraph">
                  <wp:posOffset>4961255</wp:posOffset>
                </wp:positionV>
                <wp:extent cx="561213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DD3A6B4" w14:textId="5DD389CE" w:rsidR="005D2FA6" w:rsidRPr="00C0456E" w:rsidRDefault="005D2FA6" w:rsidP="00EF6076">
                            <w:pPr>
                              <w:pStyle w:val="Descripcin"/>
                              <w:rPr>
                                <w:rFonts w:ascii="Segoe UI" w:hAnsi="Segoe UI"/>
                                <w:noProof/>
                                <w:sz w:val="24"/>
                                <w:lang w:val="es-CO" w:eastAsia="es-CO"/>
                              </w:rPr>
                            </w:pPr>
                            <w:bookmarkStart w:id="67" w:name="_Toc26973188"/>
                            <w:proofErr w:type="spellStart"/>
                            <w:r>
                              <w:t>Figura</w:t>
                            </w:r>
                            <w:proofErr w:type="spellEnd"/>
                            <w:r>
                              <w:t xml:space="preserve">  </w:t>
                            </w:r>
                            <w:r>
                              <w:fldChar w:fldCharType="begin"/>
                            </w:r>
                            <w:r>
                              <w:instrText xml:space="preserve"> SEQ Figura_ \* ARABIC </w:instrText>
                            </w:r>
                            <w:r>
                              <w:fldChar w:fldCharType="separate"/>
                            </w:r>
                            <w:r w:rsidR="007C705E">
                              <w:rPr>
                                <w:noProof/>
                              </w:rPr>
                              <w:t>3</w:t>
                            </w:r>
                            <w:r>
                              <w:fldChar w:fldCharType="end"/>
                            </w:r>
                            <w:r>
                              <w:t xml:space="preserve">. </w:t>
                            </w:r>
                            <w:proofErr w:type="spellStart"/>
                            <w:r w:rsidRPr="008559C4">
                              <w:t>Diagrama</w:t>
                            </w:r>
                            <w:proofErr w:type="spellEnd"/>
                            <w:r w:rsidRPr="008559C4">
                              <w:t xml:space="preserve"> de </w:t>
                            </w:r>
                            <w:proofErr w:type="spellStart"/>
                            <w:r w:rsidRPr="008559C4">
                              <w:t>despliegue</w:t>
                            </w:r>
                            <w:proofErr w:type="spellEnd"/>
                            <w:r w:rsidRPr="008559C4">
                              <w: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03D01" id="Cuadro de texto 11" o:spid="_x0000_s1027" type="#_x0000_t202" style="position:absolute;left:0;text-align:left;margin-left:-.6pt;margin-top:390.65pt;width:44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" stroked="f">
                <v:textbox style="mso-fit-shape-to-text:t" inset="0,0,0,0">
                  <w:txbxContent>
                    <w:p w14:paraId="0DD3A6B4" w14:textId="5DD389CE" w:rsidR="005D2FA6" w:rsidRPr="00C0456E" w:rsidRDefault="005D2FA6" w:rsidP="00EF6076">
                      <w:pPr>
                        <w:pStyle w:val="Descripcin"/>
                        <w:rPr>
                          <w:rFonts w:ascii="Segoe UI" w:hAnsi="Segoe UI"/>
                          <w:noProof/>
                          <w:sz w:val="24"/>
                          <w:lang w:val="es-CO" w:eastAsia="es-CO"/>
                        </w:rPr>
                      </w:pPr>
                      <w:bookmarkStart w:id="68" w:name="_Toc26973188"/>
                      <w:proofErr w:type="spellStart"/>
                      <w:r>
                        <w:t>Figura</w:t>
                      </w:r>
                      <w:proofErr w:type="spellEnd"/>
                      <w:r>
                        <w:t xml:space="preserve">  </w:t>
                      </w:r>
                      <w:r>
                        <w:fldChar w:fldCharType="begin"/>
                      </w:r>
                      <w:r>
                        <w:instrText xml:space="preserve"> SEQ Figura_ \* ARABIC </w:instrText>
                      </w:r>
                      <w:r>
                        <w:fldChar w:fldCharType="separate"/>
                      </w:r>
                      <w:r w:rsidR="007C705E">
                        <w:rPr>
                          <w:noProof/>
                        </w:rPr>
                        <w:t>3</w:t>
                      </w:r>
                      <w:r>
                        <w:fldChar w:fldCharType="end"/>
                      </w:r>
                      <w:r>
                        <w:t xml:space="preserve">. </w:t>
                      </w:r>
                      <w:proofErr w:type="spellStart"/>
                      <w:r w:rsidRPr="008559C4">
                        <w:t>Diagrama</w:t>
                      </w:r>
                      <w:proofErr w:type="spellEnd"/>
                      <w:r w:rsidRPr="008559C4">
                        <w:t xml:space="preserve"> de </w:t>
                      </w:r>
                      <w:proofErr w:type="spellStart"/>
                      <w:r w:rsidRPr="008559C4">
                        <w:t>despliegue</w:t>
                      </w:r>
                      <w:proofErr w:type="spellEnd"/>
                      <w:r w:rsidRPr="008559C4">
                        <w:t>.</w:t>
                      </w:r>
                      <w:bookmarkEnd w:id="68"/>
                    </w:p>
                  </w:txbxContent>
                </v:textbox>
                <w10:wrap type="topAndBottom"/>
              </v:shape>
            </w:pict>
          </mc:Fallback>
        </mc:AlternateContent>
      </w:r>
      <w:r w:rsidR="00EF6076">
        <w:t xml:space="preserve">Para el desarrollo de este trabajo se desarrolló y siguió el diagrama de despliegue que corresponde a la figura 3. En este diagrama podemos observar que se encuentra distribuido en dos diferentes tipos de dispositivos. El primero, es el llamado </w:t>
      </w:r>
      <w:r w:rsidR="00EF6076" w:rsidRPr="00BD133A">
        <w:rPr>
          <w:i/>
          <w:iCs/>
        </w:rPr>
        <w:t>Serve</w:t>
      </w:r>
      <w:r w:rsidR="00EF6076">
        <w:rPr>
          <w:i/>
          <w:iCs/>
        </w:rPr>
        <w:t>r</w:t>
      </w:r>
      <w:r w:rsidR="00EF6076">
        <w:t xml:space="preserve">, este tipo de dispositivo solo se encuentra una vez en la arquitectura, es el encargado de recibir todas las peticiones de los clientes además de consultar, procesar e insertar </w:t>
      </w:r>
      <w:r w:rsidR="00EF6076">
        <w:lastRenderedPageBreak/>
        <w:t>filas en la base de datos. El segundo, son los clientes, este tipo de dispositivo puede</w:t>
      </w:r>
      <w:r>
        <w:t xml:space="preserve"> </w:t>
      </w:r>
      <w:r w:rsidR="00EF6076">
        <w:t>ir desplegado en varios computadores diferentes, es el encargado de recibir los datos por parte del usuario y enviarlos al servidor.</w:t>
      </w:r>
    </w:p>
    <w:p w14:paraId="48EC354A" w14:textId="1572915C" w:rsidR="00B911E1" w:rsidRDefault="00BC352D" w:rsidP="00BC352D">
      <w:pPr>
        <w:pStyle w:val="Ttulo3"/>
      </w:pPr>
      <w:bookmarkStart w:id="69" w:name="_Toc26965972"/>
      <w:r>
        <w:t>Despliegue</w:t>
      </w:r>
      <w:bookmarkEnd w:id="69"/>
    </w:p>
    <w:p w14:paraId="17C4B77E" w14:textId="1B8D1AF2" w:rsidR="00BC352D" w:rsidRDefault="00EA274F" w:rsidP="00EF6076">
      <w:r>
        <w:t xml:space="preserve">Para la etapa de despliegue fue necesario pedir la ayuda del equipo de </w:t>
      </w:r>
      <w:proofErr w:type="spellStart"/>
      <w:r>
        <w:t>Syri</w:t>
      </w:r>
      <w:proofErr w:type="spellEnd"/>
      <w:r>
        <w:t xml:space="preserve"> Infraestructura, ya que este grupo es el encargado de dar permisos de administrador para la instalación del software en los equipos de la universidad. Por lo tanto, fue necesario hacer una petición formal que posteriormente culmino con la ayuda de algunos de los integrantes de este grupo. En los computadores fue necesario instalar Python y algunas librerías necesarias para la ejecución del software, ya que estos fueron los encargados de cumplir el rol de cliente en la arquitectura y son los usados por los usuarios. Mientras el servidor y la base de datos fueron desplegados en otro equipo diferente a los propios de la universidad, ya que los datos son almacenados de manera local y siempre es necesario para ejecutar el servidor contar con permisos de administrador. </w:t>
      </w:r>
    </w:p>
    <w:p w14:paraId="7B974868" w14:textId="77777777" w:rsidR="00EA274F" w:rsidRDefault="00EA274F" w:rsidP="00EF6076"/>
    <w:p w14:paraId="52011526" w14:textId="77777777" w:rsidR="00EF6076" w:rsidRDefault="00EF6076" w:rsidP="00BC352D">
      <w:pPr>
        <w:pStyle w:val="Ttulo3"/>
      </w:pPr>
      <w:bookmarkStart w:id="70" w:name="_Toc26965973"/>
      <w:r w:rsidRPr="0010369C">
        <w:t>Resultados</w:t>
      </w:r>
      <w:bookmarkEnd w:id="70"/>
    </w:p>
    <w:p w14:paraId="3E3036A7" w14:textId="6C2BB1E4" w:rsidR="00E35C64" w:rsidRDefault="00E35C64" w:rsidP="00EF6076">
      <w:r>
        <w:rPr>
          <w:noProof/>
        </w:rPr>
        <mc:AlternateContent>
          <mc:Choice Requires="wps">
            <w:drawing>
              <wp:anchor distT="0" distB="0" distL="114300" distR="114300" simplePos="0" relativeHeight="251755520" behindDoc="0" locked="0" layoutInCell="1" allowOverlap="1" wp14:anchorId="19FCF337" wp14:editId="15841569">
                <wp:simplePos x="0" y="0"/>
                <wp:positionH relativeFrom="column">
                  <wp:posOffset>1001395</wp:posOffset>
                </wp:positionH>
                <wp:positionV relativeFrom="paragraph">
                  <wp:posOffset>3479165</wp:posOffset>
                </wp:positionV>
                <wp:extent cx="360934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3609340" cy="635"/>
                        </a:xfrm>
                        <a:prstGeom prst="rect">
                          <a:avLst/>
                        </a:prstGeom>
                        <a:solidFill>
                          <a:prstClr val="white"/>
                        </a:solidFill>
                        <a:ln>
                          <a:noFill/>
                        </a:ln>
                      </wps:spPr>
                      <wps:txbx>
                        <w:txbxContent>
                          <w:p w14:paraId="058E66D1" w14:textId="6672BA19" w:rsidR="00E35C64" w:rsidRPr="005159BC" w:rsidRDefault="00E35C64" w:rsidP="00E35C64">
                            <w:pPr>
                              <w:pStyle w:val="Descripcin"/>
                              <w:rPr>
                                <w:rFonts w:ascii="Segoe UI" w:hAnsi="Segoe UI"/>
                                <w:sz w:val="24"/>
                                <w:lang w:val="es-CO" w:eastAsia="es-CO"/>
                              </w:rPr>
                            </w:pPr>
                            <w:bookmarkStart w:id="71" w:name="_Toc26973189"/>
                            <w:proofErr w:type="spellStart"/>
                            <w:r>
                              <w:t>Figura</w:t>
                            </w:r>
                            <w:proofErr w:type="spellEnd"/>
                            <w:r>
                              <w:t xml:space="preserve">  </w:t>
                            </w:r>
                            <w:r>
                              <w:fldChar w:fldCharType="begin"/>
                            </w:r>
                            <w:r>
                              <w:instrText xml:space="preserve"> SEQ Figura_ \* ARABIC </w:instrText>
                            </w:r>
                            <w:r>
                              <w:fldChar w:fldCharType="separate"/>
                            </w:r>
                            <w:r w:rsidR="007C705E">
                              <w:rPr>
                                <w:noProof/>
                              </w:rPr>
                              <w:t>4</w:t>
                            </w:r>
                            <w:r>
                              <w:fldChar w:fldCharType="end"/>
                            </w:r>
                            <w:r>
                              <w:t xml:space="preserve"> </w:t>
                            </w:r>
                            <w:proofErr w:type="spellStart"/>
                            <w:r>
                              <w:t>Pantalla</w:t>
                            </w:r>
                            <w:proofErr w:type="spellEnd"/>
                            <w:r>
                              <w:t xml:space="preserve"> de </w:t>
                            </w:r>
                            <w:proofErr w:type="spellStart"/>
                            <w:r>
                              <w:t>ingreso</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CF337" id="Cuadro de texto 35" o:spid="_x0000_s1028" type="#_x0000_t202" style="position:absolute;left:0;text-align:left;margin-left:78.85pt;margin-top:273.95pt;width:284.2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" stroked="f">
                <v:textbox style="mso-fit-shape-to-text:t" inset="0,0,0,0">
                  <w:txbxContent>
                    <w:p w14:paraId="058E66D1" w14:textId="6672BA19" w:rsidR="00E35C64" w:rsidRPr="005159BC" w:rsidRDefault="00E35C64" w:rsidP="00E35C64">
                      <w:pPr>
                        <w:pStyle w:val="Descripcin"/>
                        <w:rPr>
                          <w:rFonts w:ascii="Segoe UI" w:hAnsi="Segoe UI"/>
                          <w:sz w:val="24"/>
                          <w:lang w:val="es-CO" w:eastAsia="es-CO"/>
                        </w:rPr>
                      </w:pPr>
                      <w:bookmarkStart w:id="72" w:name="_Toc26973189"/>
                      <w:proofErr w:type="spellStart"/>
                      <w:r>
                        <w:t>Figura</w:t>
                      </w:r>
                      <w:proofErr w:type="spellEnd"/>
                      <w:r>
                        <w:t xml:space="preserve">  </w:t>
                      </w:r>
                      <w:r>
                        <w:fldChar w:fldCharType="begin"/>
                      </w:r>
                      <w:r>
                        <w:instrText xml:space="preserve"> SEQ Figura_ \* ARABIC </w:instrText>
                      </w:r>
                      <w:r>
                        <w:fldChar w:fldCharType="separate"/>
                      </w:r>
                      <w:r w:rsidR="007C705E">
                        <w:rPr>
                          <w:noProof/>
                        </w:rPr>
                        <w:t>4</w:t>
                      </w:r>
                      <w:r>
                        <w:fldChar w:fldCharType="end"/>
                      </w:r>
                      <w:r>
                        <w:t xml:space="preserve"> </w:t>
                      </w:r>
                      <w:proofErr w:type="spellStart"/>
                      <w:r>
                        <w:t>Pantalla</w:t>
                      </w:r>
                      <w:proofErr w:type="spellEnd"/>
                      <w:r>
                        <w:t xml:space="preserve"> de </w:t>
                      </w:r>
                      <w:proofErr w:type="spellStart"/>
                      <w:r>
                        <w:t>ingreso</w:t>
                      </w:r>
                      <w:bookmarkEnd w:id="72"/>
                      <w:proofErr w:type="spellEnd"/>
                    </w:p>
                  </w:txbxContent>
                </v:textbox>
                <w10:wrap type="topAndBottom"/>
              </v:shape>
            </w:pict>
          </mc:Fallback>
        </mc:AlternateContent>
      </w:r>
      <w:r w:rsidRPr="00340722">
        <w:drawing>
          <wp:anchor distT="0" distB="0" distL="114300" distR="114300" simplePos="0" relativeHeight="251753472" behindDoc="0" locked="0" layoutInCell="1" allowOverlap="1" wp14:anchorId="3611B3A7" wp14:editId="2FA7ECE7">
            <wp:simplePos x="0" y="0"/>
            <wp:positionH relativeFrom="margin">
              <wp:align>center</wp:align>
            </wp:positionH>
            <wp:positionV relativeFrom="paragraph">
              <wp:posOffset>1291922</wp:posOffset>
            </wp:positionV>
            <wp:extent cx="3609340" cy="2130425"/>
            <wp:effectExtent l="0" t="0" r="0" b="3175"/>
            <wp:wrapTopAndBottom/>
            <wp:docPr id="2" name="Imagen 1">
              <a:extLst xmlns:a="http://schemas.openxmlformats.org/drawingml/2006/main">
                <a:ext uri="{FF2B5EF4-FFF2-40B4-BE49-F238E27FC236}">
                  <a16:creationId xmlns:a16="http://schemas.microsoft.com/office/drawing/2014/main" id="{33B6BEC1-DCFB-41AD-8E62-1EC2A8FD6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3B6BEC1-DCFB-41AD-8E62-1EC2A8FD67A6}"/>
                        </a:ext>
                      </a:extLst>
                    </pic:cNvPr>
                    <pic:cNvPicPr>
                      <a:picLocks noChangeAspect="1"/>
                    </pic:cNvPicPr>
                  </pic:nvPicPr>
                  <pic:blipFill>
                    <a:blip r:embed="rId31"/>
                    <a:stretch>
                      <a:fillRect/>
                    </a:stretch>
                  </pic:blipFill>
                  <pic:spPr>
                    <a:xfrm>
                      <a:off x="0" y="0"/>
                      <a:ext cx="3609340" cy="2130425"/>
                    </a:xfrm>
                    <a:prstGeom prst="rect">
                      <a:avLst/>
                    </a:prstGeom>
                  </pic:spPr>
                </pic:pic>
              </a:graphicData>
            </a:graphic>
            <wp14:sizeRelH relativeFrom="page">
              <wp14:pctWidth>0</wp14:pctWidth>
            </wp14:sizeRelH>
            <wp14:sizeRelV relativeFrom="page">
              <wp14:pctHeight>0</wp14:pctHeight>
            </wp14:sizeRelV>
          </wp:anchor>
        </w:drawing>
      </w:r>
      <w:r w:rsidR="00EF6076">
        <w:t xml:space="preserve">El cliente cuenta con una interfaz gráfica que le permite al usuario iniciar sesión y marcar cada vez que sienta el pulso en una canción de salsa. </w:t>
      </w:r>
      <w:r w:rsidR="00E46E31">
        <w:t>Lo primero que observa el usuario al ingresar es</w:t>
      </w:r>
      <w:r w:rsidR="00EF6076">
        <w:t xml:space="preserve"> una pantalla donde se</w:t>
      </w:r>
      <w:r>
        <w:t xml:space="preserve"> debe</w:t>
      </w:r>
      <w:r w:rsidR="00EF6076">
        <w:t xml:space="preserve"> </w:t>
      </w:r>
      <w:r w:rsidR="00E46E31">
        <w:t>ingresar el documento de identidad</w:t>
      </w:r>
      <w:r w:rsidR="00EF6076">
        <w:t xml:space="preserve"> </w:t>
      </w:r>
      <w:r>
        <w:t xml:space="preserve">para </w:t>
      </w:r>
      <w:r w:rsidR="00EF6076">
        <w:t xml:space="preserve">iniciar sesión, </w:t>
      </w:r>
      <w:r>
        <w:t xml:space="preserve">este </w:t>
      </w:r>
      <w:r w:rsidR="00EF6076">
        <w:t xml:space="preserve">debe estar previamente agregado en la base de datos. </w:t>
      </w:r>
      <w:r>
        <w:t>En la figura 4 es posible apreciar la pantalla anteriormente descrita.</w:t>
      </w:r>
    </w:p>
    <w:p w14:paraId="05410346" w14:textId="445D8FEF" w:rsidR="00E35C64" w:rsidRDefault="00C01601" w:rsidP="00EF6076">
      <w:r>
        <w:rPr>
          <w:noProof/>
        </w:rPr>
        <w:lastRenderedPageBreak/>
        <mc:AlternateContent>
          <mc:Choice Requires="wps">
            <w:drawing>
              <wp:anchor distT="0" distB="0" distL="114300" distR="114300" simplePos="0" relativeHeight="251759616" behindDoc="0" locked="0" layoutInCell="1" allowOverlap="1" wp14:anchorId="503F55BA" wp14:editId="06184FBA">
                <wp:simplePos x="0" y="0"/>
                <wp:positionH relativeFrom="column">
                  <wp:posOffset>1251585</wp:posOffset>
                </wp:positionH>
                <wp:positionV relativeFrom="paragraph">
                  <wp:posOffset>3901440</wp:posOffset>
                </wp:positionV>
                <wp:extent cx="310896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2DBC6988" w14:textId="7C717173" w:rsidR="00C01601" w:rsidRPr="00C16E32" w:rsidRDefault="00C01601" w:rsidP="00C01601">
                            <w:pPr>
                              <w:pStyle w:val="Descripcin"/>
                              <w:rPr>
                                <w:rFonts w:ascii="Segoe UI" w:hAnsi="Segoe UI"/>
                                <w:sz w:val="24"/>
                                <w:lang w:val="es-CO" w:eastAsia="es-CO"/>
                              </w:rPr>
                            </w:pPr>
                            <w:bookmarkStart w:id="73" w:name="_Toc26973190"/>
                            <w:proofErr w:type="spellStart"/>
                            <w:r>
                              <w:t>Figura</w:t>
                            </w:r>
                            <w:proofErr w:type="spellEnd"/>
                            <w:r>
                              <w:t xml:space="preserve">  </w:t>
                            </w:r>
                            <w:r>
                              <w:fldChar w:fldCharType="begin"/>
                            </w:r>
                            <w:r>
                              <w:instrText xml:space="preserve"> SEQ Figura_ \* ARABIC </w:instrText>
                            </w:r>
                            <w:r>
                              <w:fldChar w:fldCharType="separate"/>
                            </w:r>
                            <w:r w:rsidR="007C705E">
                              <w:rPr>
                                <w:noProof/>
                              </w:rPr>
                              <w:t>5</w:t>
                            </w:r>
                            <w:r>
                              <w:fldChar w:fldCharType="end"/>
                            </w:r>
                            <w:r>
                              <w:t xml:space="preserve"> </w:t>
                            </w:r>
                            <w:proofErr w:type="spellStart"/>
                            <w:r>
                              <w:t>Pantalla</w:t>
                            </w:r>
                            <w:proofErr w:type="spellEnd"/>
                            <w:r>
                              <w:t xml:space="preserve"> de </w:t>
                            </w:r>
                            <w:proofErr w:type="spellStart"/>
                            <w:r>
                              <w:t>calibración</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F55BA" id="Cuadro de texto 36" o:spid="_x0000_s1029" type="#_x0000_t202" style="position:absolute;left:0;text-align:left;margin-left:98.55pt;margin-top:307.2pt;width:244.8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" stroked="f">
                <v:textbox style="mso-fit-shape-to-text:t" inset="0,0,0,0">
                  <w:txbxContent>
                    <w:p w14:paraId="2DBC6988" w14:textId="7C717173" w:rsidR="00C01601" w:rsidRPr="00C16E32" w:rsidRDefault="00C01601" w:rsidP="00C01601">
                      <w:pPr>
                        <w:pStyle w:val="Descripcin"/>
                        <w:rPr>
                          <w:rFonts w:ascii="Segoe UI" w:hAnsi="Segoe UI"/>
                          <w:sz w:val="24"/>
                          <w:lang w:val="es-CO" w:eastAsia="es-CO"/>
                        </w:rPr>
                      </w:pPr>
                      <w:bookmarkStart w:id="74" w:name="_Toc26973190"/>
                      <w:proofErr w:type="spellStart"/>
                      <w:r>
                        <w:t>Figura</w:t>
                      </w:r>
                      <w:proofErr w:type="spellEnd"/>
                      <w:r>
                        <w:t xml:space="preserve">  </w:t>
                      </w:r>
                      <w:r>
                        <w:fldChar w:fldCharType="begin"/>
                      </w:r>
                      <w:r>
                        <w:instrText xml:space="preserve"> SEQ Figura_ \* ARABIC </w:instrText>
                      </w:r>
                      <w:r>
                        <w:fldChar w:fldCharType="separate"/>
                      </w:r>
                      <w:r w:rsidR="007C705E">
                        <w:rPr>
                          <w:noProof/>
                        </w:rPr>
                        <w:t>5</w:t>
                      </w:r>
                      <w:r>
                        <w:fldChar w:fldCharType="end"/>
                      </w:r>
                      <w:r>
                        <w:t xml:space="preserve"> </w:t>
                      </w:r>
                      <w:proofErr w:type="spellStart"/>
                      <w:r>
                        <w:t>Pantalla</w:t>
                      </w:r>
                      <w:proofErr w:type="spellEnd"/>
                      <w:r>
                        <w:t xml:space="preserve"> de </w:t>
                      </w:r>
                      <w:proofErr w:type="spellStart"/>
                      <w:r>
                        <w:t>calibración</w:t>
                      </w:r>
                      <w:bookmarkEnd w:id="74"/>
                      <w:proofErr w:type="spellEnd"/>
                    </w:p>
                  </w:txbxContent>
                </v:textbox>
                <w10:wrap type="topAndBottom"/>
              </v:shape>
            </w:pict>
          </mc:Fallback>
        </mc:AlternateContent>
      </w:r>
      <w:r w:rsidR="00E35C64" w:rsidRPr="00340722">
        <w:drawing>
          <wp:anchor distT="0" distB="0" distL="114300" distR="114300" simplePos="0" relativeHeight="251757568" behindDoc="0" locked="0" layoutInCell="1" allowOverlap="1" wp14:anchorId="4CF10260" wp14:editId="017F6692">
            <wp:simplePos x="0" y="0"/>
            <wp:positionH relativeFrom="margin">
              <wp:align>center</wp:align>
            </wp:positionH>
            <wp:positionV relativeFrom="paragraph">
              <wp:posOffset>1487170</wp:posOffset>
            </wp:positionV>
            <wp:extent cx="3108960" cy="2357120"/>
            <wp:effectExtent l="0" t="0" r="0" b="5080"/>
            <wp:wrapTopAndBottom/>
            <wp:docPr id="32" name="Imagen 1">
              <a:extLst xmlns:a="http://schemas.openxmlformats.org/drawingml/2006/main">
                <a:ext uri="{FF2B5EF4-FFF2-40B4-BE49-F238E27FC236}">
                  <a16:creationId xmlns:a16="http://schemas.microsoft.com/office/drawing/2014/main" id="{1A452935-AF2D-4D98-8311-BFC15FF4E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1A452935-AF2D-4D98-8311-BFC15FF4EEAB}"/>
                        </a:ext>
                      </a:extLst>
                    </pic:cNvPr>
                    <pic:cNvPicPr>
                      <a:picLocks noChangeAspect="1"/>
                    </pic:cNvPicPr>
                  </pic:nvPicPr>
                  <pic:blipFill>
                    <a:blip r:embed="rId32"/>
                    <a:stretch>
                      <a:fillRect/>
                    </a:stretch>
                  </pic:blipFill>
                  <pic:spPr>
                    <a:xfrm>
                      <a:off x="0" y="0"/>
                      <a:ext cx="3108960" cy="2357120"/>
                    </a:xfrm>
                    <a:prstGeom prst="rect">
                      <a:avLst/>
                    </a:prstGeom>
                  </pic:spPr>
                </pic:pic>
              </a:graphicData>
            </a:graphic>
            <wp14:sizeRelH relativeFrom="page">
              <wp14:pctWidth>0</wp14:pctWidth>
            </wp14:sizeRelH>
            <wp14:sizeRelV relativeFrom="page">
              <wp14:pctHeight>0</wp14:pctHeight>
            </wp14:sizeRelV>
          </wp:anchor>
        </w:drawing>
      </w:r>
      <w:r w:rsidR="00E35C64">
        <w:t>El usuario después de entrar pasa a otra pantalla</w:t>
      </w:r>
      <w:r>
        <w:t xml:space="preserve"> (figura 5)</w:t>
      </w:r>
      <w:r w:rsidR="00E35C64">
        <w:t xml:space="preserve"> </w:t>
      </w:r>
      <w:r w:rsidR="00EF6076">
        <w:t>donde</w:t>
      </w:r>
      <w:r>
        <w:t xml:space="preserve"> debe</w:t>
      </w:r>
      <w:r w:rsidR="00EF6076">
        <w:t xml:space="preserve"> pulsar el botón reproducir, todo esto para escuchar un fragmento de una canción de salsa donde sabemos exactamente </w:t>
      </w:r>
      <w:r w:rsidR="00B911E1">
        <w:t>en qué posición</w:t>
      </w:r>
      <w:r w:rsidR="00EF6076">
        <w:t xml:space="preserve"> se encuentran los pulsos de la canción, para</w:t>
      </w:r>
      <w:r w:rsidR="00B911E1">
        <w:t xml:space="preserve"> de esta manera,</w:t>
      </w:r>
      <w:r w:rsidR="00EF6076">
        <w:t xml:space="preserve"> procesar los datos que </w:t>
      </w:r>
      <w:r w:rsidR="00B911E1">
        <w:t>se poseen</w:t>
      </w:r>
      <w:r w:rsidR="00EF6076">
        <w:t xml:space="preserve"> con lo que el usuario genera y </w:t>
      </w:r>
      <w:r w:rsidR="00E35C64">
        <w:t>generar métricas para evaluar el desempeño de cada uno de los usuarios y asignarles un peso de importancia, proceso que se aclara más adelante.</w:t>
      </w:r>
      <w:r>
        <w:t xml:space="preserve"> </w:t>
      </w:r>
    </w:p>
    <w:p w14:paraId="5467A2C2" w14:textId="77777777" w:rsidR="00C01601" w:rsidRDefault="00C01601" w:rsidP="00EF6076"/>
    <w:p w14:paraId="0128BA50" w14:textId="6EFBFC7A" w:rsidR="00C01601" w:rsidRDefault="007C705E" w:rsidP="00EF6076">
      <w:r>
        <w:rPr>
          <w:noProof/>
        </w:rPr>
        <mc:AlternateContent>
          <mc:Choice Requires="wps">
            <w:drawing>
              <wp:anchor distT="0" distB="0" distL="114300" distR="114300" simplePos="0" relativeHeight="251765760" behindDoc="0" locked="0" layoutInCell="1" allowOverlap="1" wp14:anchorId="126D9B9A" wp14:editId="575C43B1">
                <wp:simplePos x="0" y="0"/>
                <wp:positionH relativeFrom="column">
                  <wp:posOffset>1299210</wp:posOffset>
                </wp:positionH>
                <wp:positionV relativeFrom="paragraph">
                  <wp:posOffset>3146425</wp:posOffset>
                </wp:positionV>
                <wp:extent cx="3013075"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28E2DB6B" w14:textId="29D8E9DA" w:rsidR="007C705E" w:rsidRPr="007C705E" w:rsidRDefault="007C705E" w:rsidP="007C705E">
                            <w:pPr>
                              <w:pStyle w:val="Descripcin"/>
                              <w:rPr>
                                <w:rFonts w:ascii="Segoe UI" w:hAnsi="Segoe UI"/>
                                <w:noProof/>
                                <w:sz w:val="24"/>
                                <w:lang w:val="es-ES" w:eastAsia="es-CO"/>
                              </w:rPr>
                            </w:pPr>
                            <w:bookmarkStart w:id="75" w:name="_Toc26973191"/>
                            <w:r w:rsidRPr="007C705E">
                              <w:rPr>
                                <w:lang w:val="es-ES"/>
                              </w:rPr>
                              <w:t xml:space="preserve">Figura  </w:t>
                            </w:r>
                            <w:r>
                              <w:fldChar w:fldCharType="begin"/>
                            </w:r>
                            <w:r w:rsidRPr="007C705E">
                              <w:rPr>
                                <w:lang w:val="es-ES"/>
                              </w:rPr>
                              <w:instrText xml:space="preserve"> SEQ Figura_ \* ARABIC </w:instrText>
                            </w:r>
                            <w:r>
                              <w:fldChar w:fldCharType="separate"/>
                            </w:r>
                            <w:r>
                              <w:rPr>
                                <w:noProof/>
                                <w:lang w:val="es-ES"/>
                              </w:rPr>
                              <w:t>6</w:t>
                            </w:r>
                            <w:r>
                              <w:fldChar w:fldCharType="end"/>
                            </w:r>
                            <w:r w:rsidRPr="007C705E">
                              <w:rPr>
                                <w:lang w:val="es-ES"/>
                              </w:rPr>
                              <w:t xml:space="preserve"> Mensaje final de la calibración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D9B9A" id="Cuadro de texto 38" o:spid="_x0000_s1030" type="#_x0000_t202" style="position:absolute;left:0;text-align:left;margin-left:102.3pt;margin-top:247.75pt;width:237.2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TNAIAAG0EAAAOAAAAZHJzL2Uyb0RvYy54bWysVMFu2zAMvQ/YPwi6L3aatS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" stroked="f">
                <v:textbox style="mso-fit-shape-to-text:t" inset="0,0,0,0">
                  <w:txbxContent>
                    <w:p w14:paraId="28E2DB6B" w14:textId="29D8E9DA" w:rsidR="007C705E" w:rsidRPr="007C705E" w:rsidRDefault="007C705E" w:rsidP="007C705E">
                      <w:pPr>
                        <w:pStyle w:val="Descripcin"/>
                        <w:rPr>
                          <w:rFonts w:ascii="Segoe UI" w:hAnsi="Segoe UI"/>
                          <w:noProof/>
                          <w:sz w:val="24"/>
                          <w:lang w:val="es-ES" w:eastAsia="es-CO"/>
                        </w:rPr>
                      </w:pPr>
                      <w:bookmarkStart w:id="76" w:name="_Toc26973191"/>
                      <w:r w:rsidRPr="007C705E">
                        <w:rPr>
                          <w:lang w:val="es-ES"/>
                        </w:rPr>
                        <w:t xml:space="preserve">Figura  </w:t>
                      </w:r>
                      <w:r>
                        <w:fldChar w:fldCharType="begin"/>
                      </w:r>
                      <w:r w:rsidRPr="007C705E">
                        <w:rPr>
                          <w:lang w:val="es-ES"/>
                        </w:rPr>
                        <w:instrText xml:space="preserve"> SEQ Figura_ \* ARABIC </w:instrText>
                      </w:r>
                      <w:r>
                        <w:fldChar w:fldCharType="separate"/>
                      </w:r>
                      <w:r>
                        <w:rPr>
                          <w:noProof/>
                          <w:lang w:val="es-ES"/>
                        </w:rPr>
                        <w:t>6</w:t>
                      </w:r>
                      <w:r>
                        <w:fldChar w:fldCharType="end"/>
                      </w:r>
                      <w:r w:rsidRPr="007C705E">
                        <w:rPr>
                          <w:lang w:val="es-ES"/>
                        </w:rPr>
                        <w:t xml:space="preserve"> Mensaje final de la calibración</w:t>
                      </w:r>
                      <w:bookmarkEnd w:id="76"/>
                    </w:p>
                  </w:txbxContent>
                </v:textbox>
                <w10:wrap type="topAndBottom"/>
              </v:shape>
            </w:pict>
          </mc:Fallback>
        </mc:AlternateContent>
      </w:r>
      <w:r>
        <w:rPr>
          <w:noProof/>
        </w:rPr>
        <w:drawing>
          <wp:anchor distT="0" distB="0" distL="114300" distR="114300" simplePos="0" relativeHeight="251761664" behindDoc="0" locked="0" layoutInCell="1" allowOverlap="1" wp14:anchorId="1C58C9A5" wp14:editId="014E1F5A">
            <wp:simplePos x="0" y="0"/>
            <wp:positionH relativeFrom="margin">
              <wp:align>center</wp:align>
            </wp:positionH>
            <wp:positionV relativeFrom="paragraph">
              <wp:posOffset>1110587</wp:posOffset>
            </wp:positionV>
            <wp:extent cx="3013075" cy="215836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3075" cy="2158365"/>
                    </a:xfrm>
                    <a:prstGeom prst="rect">
                      <a:avLst/>
                    </a:prstGeom>
                    <a:noFill/>
                  </pic:spPr>
                </pic:pic>
              </a:graphicData>
            </a:graphic>
            <wp14:sizeRelH relativeFrom="margin">
              <wp14:pctWidth>0</wp14:pctWidth>
            </wp14:sizeRelH>
            <wp14:sizeRelV relativeFrom="margin">
              <wp14:pctHeight>0</wp14:pctHeight>
            </wp14:sizeRelV>
          </wp:anchor>
        </w:drawing>
      </w:r>
      <w:r w:rsidR="00C01601">
        <w:t>Al acabar de escuchar la canción, se muestra una pantalla con un</w:t>
      </w:r>
      <w:r w:rsidR="00EF6076">
        <w:t xml:space="preserve"> mensaje donde le pregunta </w:t>
      </w:r>
      <w:r w:rsidR="00E76D47">
        <w:t>al</w:t>
      </w:r>
      <w:r w:rsidR="00EF6076">
        <w:t xml:space="preserve"> usuario si desea continuar con el experimento o prefiere seguir practicando</w:t>
      </w:r>
      <w:r>
        <w:t xml:space="preserve"> (figura 6)</w:t>
      </w:r>
      <w:r w:rsidR="00C01601">
        <w:t>. Si el usuario</w:t>
      </w:r>
      <w:r w:rsidR="00C342B8">
        <w:t xml:space="preserve"> dese</w:t>
      </w:r>
      <w:r w:rsidR="00C01601">
        <w:t>a</w:t>
      </w:r>
      <w:r w:rsidR="00C342B8">
        <w:t xml:space="preserve"> seguir practicando</w:t>
      </w:r>
      <w:r w:rsidR="00C01601">
        <w:t>, pulsa el botón regresar y</w:t>
      </w:r>
      <w:r w:rsidR="00C342B8">
        <w:t xml:space="preserve"> la canción de muestra vuelve a aparecer</w:t>
      </w:r>
      <w:r w:rsidR="00C01601">
        <w:t xml:space="preserve">. </w:t>
      </w:r>
      <w:r>
        <w:t>En caso de que desee continuar se avanza a la siguiente pantalla.</w:t>
      </w:r>
    </w:p>
    <w:p w14:paraId="0E952E98" w14:textId="387CEE51" w:rsidR="00EF6076" w:rsidRDefault="007C705E" w:rsidP="00EF6076">
      <w:r>
        <w:lastRenderedPageBreak/>
        <w:t>El usuario al elegir continuar puede ver una pantalla (figura 7) donde se</w:t>
      </w:r>
      <w:r w:rsidR="00EF6076">
        <w:t xml:space="preserve"> muestra la duración de la canción que se va a reproducir y las instrucciones que </w:t>
      </w:r>
      <w:r w:rsidR="00C342B8">
        <w:t>se brindan</w:t>
      </w:r>
      <w:r w:rsidR="00EF6076">
        <w:t xml:space="preserve"> a los usuarios</w:t>
      </w:r>
      <w:r w:rsidR="00C342B8">
        <w:t>.</w:t>
      </w:r>
      <w:r w:rsidR="00EF6076">
        <w:t xml:space="preserve"> </w:t>
      </w:r>
      <w:r w:rsidR="00C342B8">
        <w:t>C</w:t>
      </w:r>
      <w:r w:rsidR="00EF6076">
        <w:t>uando el usuario desee empezar</w:t>
      </w:r>
      <w:r w:rsidR="00C342B8">
        <w:t>,</w:t>
      </w:r>
      <w:r w:rsidR="00EF6076">
        <w:t xml:space="preserve"> debe pulsar el botón reproducir y la canción va a sonar, por lo cual debe marcar el pulso con la barra espaciadora. En caso de que desee repetir la canción debe pulsar el botón volver a intentar, y la canción </w:t>
      </w:r>
      <w:r w:rsidR="00C342B8">
        <w:t>inicia</w:t>
      </w:r>
      <w:r w:rsidR="00EF6076">
        <w:t xml:space="preserve"> de nuevo. Al acabar de reproducir la canción, automáticamente saldrá una pantalla parecida a la tercera donde </w:t>
      </w:r>
      <w:r w:rsidR="00C342B8">
        <w:t xml:space="preserve">le pregunta </w:t>
      </w:r>
      <w:r w:rsidR="00EF6076">
        <w:t>al usuario si desea continuar, este ciclo seguirá hasta que el usuario escuche diez canciones diferentes.</w:t>
      </w:r>
      <w:r>
        <w:t xml:space="preserve"> Al acabar, el usuario puede elegir si toma un descanso y continua o si desea terminar la sesión.</w:t>
      </w:r>
    </w:p>
    <w:p w14:paraId="6AE90163" w14:textId="1C835E07" w:rsidR="00EF6076" w:rsidRDefault="007C705E" w:rsidP="00EF6076">
      <w:r>
        <w:rPr>
          <w:noProof/>
        </w:rPr>
        <mc:AlternateContent>
          <mc:Choice Requires="wps">
            <w:drawing>
              <wp:anchor distT="0" distB="0" distL="114300" distR="114300" simplePos="0" relativeHeight="251767808" behindDoc="0" locked="0" layoutInCell="1" allowOverlap="1" wp14:anchorId="76BB0350" wp14:editId="0A8856D2">
                <wp:simplePos x="0" y="0"/>
                <wp:positionH relativeFrom="column">
                  <wp:posOffset>1318895</wp:posOffset>
                </wp:positionH>
                <wp:positionV relativeFrom="paragraph">
                  <wp:posOffset>2418080</wp:posOffset>
                </wp:positionV>
                <wp:extent cx="2973705" cy="635"/>
                <wp:effectExtent l="0" t="0" r="0" b="0"/>
                <wp:wrapTopAndBottom/>
                <wp:docPr id="48" name="Cuadro de texto 48"/>
                <wp:cNvGraphicFramePr/>
                <a:graphic xmlns:a="http://schemas.openxmlformats.org/drawingml/2006/main">
                  <a:graphicData uri="http://schemas.microsoft.com/office/word/2010/wordprocessingShape">
                    <wps:wsp>
                      <wps:cNvSpPr txBox="1"/>
                      <wps:spPr>
                        <a:xfrm>
                          <a:off x="0" y="0"/>
                          <a:ext cx="2973705" cy="635"/>
                        </a:xfrm>
                        <a:prstGeom prst="rect">
                          <a:avLst/>
                        </a:prstGeom>
                        <a:solidFill>
                          <a:prstClr val="white"/>
                        </a:solidFill>
                        <a:ln>
                          <a:noFill/>
                        </a:ln>
                      </wps:spPr>
                      <wps:txbx>
                        <w:txbxContent>
                          <w:p w14:paraId="5D9F9922" w14:textId="02C519E4" w:rsidR="007C705E" w:rsidRPr="007C705E" w:rsidRDefault="007C705E" w:rsidP="007C705E">
                            <w:pPr>
                              <w:pStyle w:val="Descripcin"/>
                              <w:rPr>
                                <w:rFonts w:ascii="Segoe UI" w:hAnsi="Segoe UI"/>
                                <w:noProof/>
                                <w:sz w:val="24"/>
                                <w:lang w:val="es-ES" w:eastAsia="es-CO"/>
                              </w:rPr>
                            </w:pPr>
                            <w:bookmarkStart w:id="77" w:name="_Toc26973192"/>
                            <w:r w:rsidRPr="007C705E">
                              <w:rPr>
                                <w:lang w:val="es-ES"/>
                              </w:rPr>
                              <w:t xml:space="preserve">Figura  </w:t>
                            </w:r>
                            <w:r>
                              <w:fldChar w:fldCharType="begin"/>
                            </w:r>
                            <w:r w:rsidRPr="007C705E">
                              <w:rPr>
                                <w:lang w:val="es-ES"/>
                              </w:rPr>
                              <w:instrText xml:space="preserve"> SEQ Figura_ \* ARABIC </w:instrText>
                            </w:r>
                            <w:r>
                              <w:fldChar w:fldCharType="separate"/>
                            </w:r>
                            <w:r w:rsidRPr="007C705E">
                              <w:rPr>
                                <w:noProof/>
                                <w:lang w:val="es-ES"/>
                              </w:rPr>
                              <w:t>7</w:t>
                            </w:r>
                            <w:r>
                              <w:fldChar w:fldCharType="end"/>
                            </w:r>
                            <w:r w:rsidRPr="007C705E">
                              <w:rPr>
                                <w:lang w:val="es-ES"/>
                              </w:rPr>
                              <w:t xml:space="preserve"> Pantalla para marcar el pulso en las canciones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0350" id="Cuadro de texto 48" o:spid="_x0000_s1031" type="#_x0000_t202" style="position:absolute;left:0;text-align:left;margin-left:103.85pt;margin-top:190.4pt;width:234.1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" stroked="f">
                <v:textbox style="mso-fit-shape-to-text:t" inset="0,0,0,0">
                  <w:txbxContent>
                    <w:p w14:paraId="5D9F9922" w14:textId="02C519E4" w:rsidR="007C705E" w:rsidRPr="007C705E" w:rsidRDefault="007C705E" w:rsidP="007C705E">
                      <w:pPr>
                        <w:pStyle w:val="Descripcin"/>
                        <w:rPr>
                          <w:rFonts w:ascii="Segoe UI" w:hAnsi="Segoe UI"/>
                          <w:noProof/>
                          <w:sz w:val="24"/>
                          <w:lang w:val="es-ES" w:eastAsia="es-CO"/>
                        </w:rPr>
                      </w:pPr>
                      <w:bookmarkStart w:id="78" w:name="_Toc26973192"/>
                      <w:r w:rsidRPr="007C705E">
                        <w:rPr>
                          <w:lang w:val="es-ES"/>
                        </w:rPr>
                        <w:t xml:space="preserve">Figura  </w:t>
                      </w:r>
                      <w:r>
                        <w:fldChar w:fldCharType="begin"/>
                      </w:r>
                      <w:r w:rsidRPr="007C705E">
                        <w:rPr>
                          <w:lang w:val="es-ES"/>
                        </w:rPr>
                        <w:instrText xml:space="preserve"> SEQ Figura_ \* ARABIC </w:instrText>
                      </w:r>
                      <w:r>
                        <w:fldChar w:fldCharType="separate"/>
                      </w:r>
                      <w:r w:rsidRPr="007C705E">
                        <w:rPr>
                          <w:noProof/>
                          <w:lang w:val="es-ES"/>
                        </w:rPr>
                        <w:t>7</w:t>
                      </w:r>
                      <w:r>
                        <w:fldChar w:fldCharType="end"/>
                      </w:r>
                      <w:r w:rsidRPr="007C705E">
                        <w:rPr>
                          <w:lang w:val="es-ES"/>
                        </w:rPr>
                        <w:t xml:space="preserve"> Pantalla para marcar el pulso en las canciones</w:t>
                      </w:r>
                      <w:bookmarkEnd w:id="78"/>
                    </w:p>
                  </w:txbxContent>
                </v:textbox>
                <w10:wrap type="topAndBottom"/>
              </v:shape>
            </w:pict>
          </mc:Fallback>
        </mc:AlternateContent>
      </w:r>
      <w:r>
        <w:rPr>
          <w:noProof/>
        </w:rPr>
        <w:drawing>
          <wp:anchor distT="0" distB="0" distL="114300" distR="114300" simplePos="0" relativeHeight="251763712" behindDoc="0" locked="0" layoutInCell="1" allowOverlap="1" wp14:anchorId="666B8B25" wp14:editId="57DEFDE1">
            <wp:simplePos x="0" y="0"/>
            <wp:positionH relativeFrom="margin">
              <wp:align>center</wp:align>
            </wp:positionH>
            <wp:positionV relativeFrom="paragraph">
              <wp:posOffset>216728</wp:posOffset>
            </wp:positionV>
            <wp:extent cx="2973705" cy="2144395"/>
            <wp:effectExtent l="0" t="0" r="0" b="825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3705" cy="2144395"/>
                    </a:xfrm>
                    <a:prstGeom prst="rect">
                      <a:avLst/>
                    </a:prstGeom>
                    <a:noFill/>
                  </pic:spPr>
                </pic:pic>
              </a:graphicData>
            </a:graphic>
            <wp14:sizeRelH relativeFrom="page">
              <wp14:pctWidth>0</wp14:pctWidth>
            </wp14:sizeRelH>
            <wp14:sizeRelV relativeFrom="page">
              <wp14:pctHeight>0</wp14:pctHeight>
            </wp14:sizeRelV>
          </wp:anchor>
        </w:drawing>
      </w:r>
    </w:p>
    <w:p w14:paraId="4984EE00" w14:textId="77777777" w:rsidR="007C705E" w:rsidRDefault="007C705E" w:rsidP="00BC352D">
      <w:pPr>
        <w:pStyle w:val="Ttulo3"/>
      </w:pPr>
      <w:bookmarkStart w:id="79" w:name="_Toc26965974"/>
    </w:p>
    <w:p w14:paraId="7606E131" w14:textId="20BE8F1C" w:rsidR="00CE611E" w:rsidRPr="00502FE9" w:rsidRDefault="006E4AD2" w:rsidP="00BC352D">
      <w:pPr>
        <w:pStyle w:val="Ttulo3"/>
      </w:pPr>
      <w:r w:rsidRPr="00502FE9">
        <w:t>Sesiones con los usuarios</w:t>
      </w:r>
      <w:bookmarkEnd w:id="79"/>
    </w:p>
    <w:p w14:paraId="1591D671" w14:textId="34D83952" w:rsidR="005456E9" w:rsidRDefault="00502FE9" w:rsidP="00502FE9">
      <w:pPr>
        <w:rPr>
          <w:rFonts w:cs="Segoe UI"/>
        </w:rPr>
      </w:pPr>
      <w:r>
        <w:rPr>
          <w:rFonts w:cs="Segoe UI"/>
        </w:rPr>
        <w:t>El software al encontrarse desarrollado en su totalidad y debidamente desplegado en las salas de computo de la universidad</w:t>
      </w:r>
      <w:r w:rsidR="00470827">
        <w:rPr>
          <w:rFonts w:cs="Segoe UI"/>
        </w:rPr>
        <w:t>, debe ser utilizado por los participantes para de esta manera obtener los datos necesarios para cada canción. Por estos motivos, se realizaron convocatorias por medio del correo institucional a los estudiantes de música y también se realizaron afiches que se ubican en lugares estratégicos de la universidad.</w:t>
      </w:r>
      <w:r w:rsidR="002C3A6D">
        <w:rPr>
          <w:rFonts w:cs="Segoe UI"/>
        </w:rPr>
        <w:t xml:space="preserve"> En la duración del proyecto se presentaron más de 20 estudiantes diferentes a lo largo de las más de 12 sesiones que se realizaron. A los estudiantes se les realiza un pago por hora asistida y </w:t>
      </w:r>
      <w:r w:rsidR="005456E9">
        <w:rPr>
          <w:rFonts w:cs="Segoe UI"/>
        </w:rPr>
        <w:t xml:space="preserve">cada sesión </w:t>
      </w:r>
      <w:r w:rsidR="00911D77">
        <w:rPr>
          <w:rFonts w:cs="Segoe UI"/>
        </w:rPr>
        <w:t>puede tener una</w:t>
      </w:r>
      <w:r w:rsidR="005456E9">
        <w:rPr>
          <w:rFonts w:cs="Segoe UI"/>
        </w:rPr>
        <w:t xml:space="preserve"> dura</w:t>
      </w:r>
      <w:r w:rsidR="00911D77">
        <w:rPr>
          <w:rFonts w:cs="Segoe UI"/>
        </w:rPr>
        <w:t>ción</w:t>
      </w:r>
      <w:r w:rsidR="005456E9">
        <w:rPr>
          <w:rFonts w:cs="Segoe UI"/>
        </w:rPr>
        <w:t xml:space="preserve"> de 2 hasta 8 horas, con pausas entre cada ronda de canciones y tiempos libres para descansar. </w:t>
      </w:r>
    </w:p>
    <w:p w14:paraId="1CF71709" w14:textId="37772025" w:rsidR="00CE611E" w:rsidRDefault="005456E9" w:rsidP="00CE611E">
      <w:pPr>
        <w:rPr>
          <w:rFonts w:cs="Segoe UI"/>
        </w:rPr>
      </w:pPr>
      <w:r>
        <w:rPr>
          <w:rFonts w:cs="Segoe UI"/>
        </w:rPr>
        <w:t xml:space="preserve">La asistencia durante el semestre fue muy </w:t>
      </w:r>
      <w:r w:rsidR="00911D77">
        <w:rPr>
          <w:rFonts w:cs="Segoe UI"/>
        </w:rPr>
        <w:t>baja</w:t>
      </w:r>
      <w:r>
        <w:rPr>
          <w:rFonts w:cs="Segoe UI"/>
        </w:rPr>
        <w:t xml:space="preserve">, debido a que los estudiantes </w:t>
      </w:r>
      <w:r w:rsidR="00911D77">
        <w:rPr>
          <w:rFonts w:cs="Segoe UI"/>
        </w:rPr>
        <w:t>deben realizar</w:t>
      </w:r>
      <w:r>
        <w:rPr>
          <w:rFonts w:cs="Segoe UI"/>
        </w:rPr>
        <w:t xml:space="preserve"> trabajos y exámenes, además de que es una tarea difícil encontrar horarios </w:t>
      </w:r>
      <w:r>
        <w:rPr>
          <w:rFonts w:cs="Segoe UI"/>
        </w:rPr>
        <w:lastRenderedPageBreak/>
        <w:t>que los participantes tengan libres y que encajen con una sala disponible. Por estos motivos, las sesiones donde más participación se presentó y contaron con mayor duración fueron al finalizar las clases y exámenes, es decir, cuando los participantes se encontraban en época de vacaciones.</w:t>
      </w:r>
      <w:r w:rsidR="00902489">
        <w:rPr>
          <w:rFonts w:cs="Segoe UI"/>
        </w:rPr>
        <w:t xml:space="preserve"> </w:t>
      </w:r>
      <w:r w:rsidR="00911D77">
        <w:rPr>
          <w:rFonts w:cs="Segoe UI"/>
        </w:rPr>
        <w:t>Por estos motivos, a</w:t>
      </w:r>
      <w:r w:rsidR="00902489">
        <w:rPr>
          <w:rFonts w:cs="Segoe UI"/>
        </w:rPr>
        <w:t xml:space="preserve">l finalizar todas las sesiones, no se </w:t>
      </w:r>
      <w:r w:rsidR="00EB2ABA">
        <w:rPr>
          <w:rFonts w:cs="Segoe UI"/>
        </w:rPr>
        <w:t>alcanzó</w:t>
      </w:r>
      <w:r w:rsidR="00902489">
        <w:rPr>
          <w:rFonts w:cs="Segoe UI"/>
        </w:rPr>
        <w:t xml:space="preserve"> el objetivo de completar todas las canciones seleccionadas debido a los problemas de asistencia, pero si se logró la marcación de la sensación del pulso de 364 de 424 canciones, es decir, el 85,85% de las canciones seleccionadas. </w:t>
      </w:r>
    </w:p>
    <w:p w14:paraId="7018F338" w14:textId="324DF503" w:rsidR="00942E75" w:rsidRDefault="00942E75" w:rsidP="00CE611E">
      <w:pPr>
        <w:rPr>
          <w:rFonts w:cs="Segoe UI"/>
        </w:rPr>
      </w:pPr>
    </w:p>
    <w:p w14:paraId="73BD4070" w14:textId="0F490C7F" w:rsidR="00942E75" w:rsidRDefault="00942E75" w:rsidP="00CE611E">
      <w:pPr>
        <w:rPr>
          <w:rFonts w:cs="Segoe UI"/>
        </w:rPr>
      </w:pPr>
    </w:p>
    <w:p w14:paraId="0071155E" w14:textId="224AFF16" w:rsidR="00942E75" w:rsidRDefault="00942E75" w:rsidP="00CE611E">
      <w:pPr>
        <w:rPr>
          <w:rFonts w:cs="Segoe UI"/>
        </w:rPr>
      </w:pPr>
    </w:p>
    <w:p w14:paraId="3228BFFE" w14:textId="2C4197D6" w:rsidR="00942E75" w:rsidRDefault="00942E75" w:rsidP="00CE611E">
      <w:pPr>
        <w:rPr>
          <w:rFonts w:cs="Segoe UI"/>
        </w:rPr>
      </w:pPr>
    </w:p>
    <w:p w14:paraId="6B6AB233" w14:textId="02270D2E" w:rsidR="00942E75" w:rsidRDefault="00942E75" w:rsidP="00CE611E">
      <w:pPr>
        <w:rPr>
          <w:rFonts w:cs="Segoe UI"/>
        </w:rPr>
      </w:pPr>
    </w:p>
    <w:p w14:paraId="2F3140A1" w14:textId="1EB28D07" w:rsidR="00942E75" w:rsidRDefault="00942E75" w:rsidP="00CE611E">
      <w:pPr>
        <w:rPr>
          <w:rFonts w:cs="Segoe UI"/>
        </w:rPr>
      </w:pPr>
    </w:p>
    <w:p w14:paraId="42D8F6C5" w14:textId="3F239A9D" w:rsidR="00942E75" w:rsidRDefault="00942E75" w:rsidP="00CE611E">
      <w:pPr>
        <w:rPr>
          <w:rFonts w:cs="Segoe UI"/>
        </w:rPr>
      </w:pPr>
    </w:p>
    <w:p w14:paraId="53EF61DC" w14:textId="0CCCDE52" w:rsidR="00942E75" w:rsidRDefault="00942E75" w:rsidP="00CE611E">
      <w:pPr>
        <w:rPr>
          <w:rFonts w:cs="Segoe UI"/>
        </w:rPr>
      </w:pPr>
    </w:p>
    <w:p w14:paraId="2A79A0DE" w14:textId="54B80968" w:rsidR="00942E75" w:rsidRDefault="00942E75" w:rsidP="00CE611E">
      <w:pPr>
        <w:rPr>
          <w:rFonts w:cs="Segoe UI"/>
        </w:rPr>
      </w:pPr>
    </w:p>
    <w:p w14:paraId="334DADF4" w14:textId="395318A9" w:rsidR="00942E75" w:rsidRDefault="00942E75" w:rsidP="00CE611E">
      <w:pPr>
        <w:rPr>
          <w:rFonts w:cs="Segoe UI"/>
        </w:rPr>
      </w:pPr>
    </w:p>
    <w:p w14:paraId="43E5DDAA" w14:textId="3819F14B" w:rsidR="00942E75" w:rsidRDefault="00942E75" w:rsidP="00CE611E">
      <w:pPr>
        <w:rPr>
          <w:rFonts w:cs="Segoe UI"/>
        </w:rPr>
      </w:pPr>
    </w:p>
    <w:p w14:paraId="564AA06A" w14:textId="7A5A4617" w:rsidR="00942E75" w:rsidRDefault="00942E75" w:rsidP="00CE611E">
      <w:pPr>
        <w:rPr>
          <w:rFonts w:cs="Segoe UI"/>
        </w:rPr>
      </w:pPr>
    </w:p>
    <w:p w14:paraId="743FE5A6" w14:textId="1B47EDF2" w:rsidR="00942E75" w:rsidRDefault="00942E75" w:rsidP="00CE611E">
      <w:pPr>
        <w:rPr>
          <w:rFonts w:cs="Segoe UI"/>
        </w:rPr>
      </w:pPr>
    </w:p>
    <w:p w14:paraId="31801BA1" w14:textId="7B9EABF7" w:rsidR="00942E75" w:rsidRDefault="00942E75" w:rsidP="00CE611E">
      <w:pPr>
        <w:rPr>
          <w:rFonts w:cs="Segoe UI"/>
        </w:rPr>
      </w:pPr>
    </w:p>
    <w:p w14:paraId="11381DB1" w14:textId="0DF61DF8" w:rsidR="00942E75" w:rsidRDefault="00942E75" w:rsidP="00CE611E">
      <w:pPr>
        <w:rPr>
          <w:rFonts w:cs="Segoe UI"/>
        </w:rPr>
      </w:pPr>
    </w:p>
    <w:p w14:paraId="35E86931" w14:textId="499E438C" w:rsidR="00942E75" w:rsidRDefault="00942E75" w:rsidP="00CE611E">
      <w:pPr>
        <w:rPr>
          <w:rFonts w:cs="Segoe UI"/>
        </w:rPr>
      </w:pPr>
    </w:p>
    <w:p w14:paraId="57923BCF" w14:textId="6BCC49B0" w:rsidR="00942E75" w:rsidRDefault="00942E75" w:rsidP="00CE611E">
      <w:pPr>
        <w:rPr>
          <w:rFonts w:cs="Segoe UI"/>
        </w:rPr>
      </w:pPr>
    </w:p>
    <w:p w14:paraId="1733E12C" w14:textId="77777777" w:rsidR="00942E75" w:rsidRPr="00942E75" w:rsidRDefault="00942E75" w:rsidP="00B11EF5">
      <w:pPr>
        <w:ind w:left="709" w:hanging="709"/>
        <w:rPr>
          <w:rFonts w:cs="Segoe UI"/>
        </w:rPr>
      </w:pPr>
    </w:p>
    <w:p w14:paraId="71AD082B" w14:textId="1E2881F8" w:rsidR="00DE14A4" w:rsidRPr="00EA274F" w:rsidRDefault="00EF6076" w:rsidP="00EA274F">
      <w:pPr>
        <w:pStyle w:val="Ttulo2"/>
        <w:rPr>
          <w:rFonts w:cs="Segoe UI"/>
        </w:rPr>
      </w:pPr>
      <w:bookmarkStart w:id="80" w:name="_Toc26965975"/>
      <w:r w:rsidRPr="00C80B27">
        <w:rPr>
          <w:rFonts w:cs="Segoe UI"/>
        </w:rPr>
        <w:lastRenderedPageBreak/>
        <w:t>Modelado y evaluación de los datos</w:t>
      </w:r>
      <w:bookmarkEnd w:id="80"/>
    </w:p>
    <w:p w14:paraId="35BE7A5C" w14:textId="024D7C7A" w:rsidR="00F96605" w:rsidRDefault="00F96605" w:rsidP="00BC352D">
      <w:pPr>
        <w:pStyle w:val="Ttulo3"/>
      </w:pPr>
      <w:bookmarkStart w:id="81" w:name="_Toc26965976"/>
      <w:r w:rsidRPr="00F96605">
        <w:t>Entendimiento del negocio</w:t>
      </w:r>
      <w:bookmarkEnd w:id="81"/>
    </w:p>
    <w:p w14:paraId="65B461F3" w14:textId="6A5126B4" w:rsidR="00F96605" w:rsidRDefault="009E6DFF" w:rsidP="00EF6076">
      <w:pPr>
        <w:rPr>
          <w:rFonts w:cs="Segoe UI"/>
        </w:rPr>
      </w:pPr>
      <w:r>
        <w:rPr>
          <w:rFonts w:cs="Segoe UI"/>
        </w:rPr>
        <w:t xml:space="preserve">El objetivo principal para el proyecto es </w:t>
      </w:r>
      <w:r w:rsidR="0074446C">
        <w:rPr>
          <w:rFonts w:cs="Segoe UI"/>
        </w:rPr>
        <w:t xml:space="preserve">partir de una canción de salsa y encontrar cuales son las posiciones de los </w:t>
      </w:r>
      <w:r w:rsidR="00B95026">
        <w:rPr>
          <w:rFonts w:cs="Segoe UI"/>
        </w:rPr>
        <w:t>pulsos</w:t>
      </w:r>
      <w:r w:rsidR="0074446C">
        <w:rPr>
          <w:rFonts w:cs="Segoe UI"/>
        </w:rPr>
        <w:t xml:space="preserve"> en la canción. Este tipo de proyectos ya se han implementado antes pero no con canciones de salsa. </w:t>
      </w:r>
      <w:r w:rsidR="007A3EC6">
        <w:rPr>
          <w:rFonts w:cs="Segoe UI"/>
        </w:rPr>
        <w:t>Por lo tanto, para que un modelo se considere exitoso es necesario que identifique los pulsos en una canción de salsa</w:t>
      </w:r>
      <w:r w:rsidR="00DE14A4">
        <w:rPr>
          <w:rFonts w:cs="Segoe UI"/>
        </w:rPr>
        <w:t xml:space="preserve"> y que los datos con los cuales está siendo </w:t>
      </w:r>
      <w:r w:rsidR="00B95026">
        <w:rPr>
          <w:rFonts w:cs="Segoe UI"/>
        </w:rPr>
        <w:t>entrenado</w:t>
      </w:r>
      <w:r w:rsidR="00DE14A4">
        <w:rPr>
          <w:rFonts w:cs="Segoe UI"/>
        </w:rPr>
        <w:t xml:space="preserve"> y evaluado sean</w:t>
      </w:r>
      <w:r w:rsidR="00B95026">
        <w:rPr>
          <w:rFonts w:cs="Segoe UI"/>
        </w:rPr>
        <w:t xml:space="preserve"> generados por la herramienta.</w:t>
      </w:r>
    </w:p>
    <w:p w14:paraId="20B096B6" w14:textId="77777777" w:rsidR="009E6DFF" w:rsidRPr="001C62C9" w:rsidRDefault="009E6DFF" w:rsidP="00EF6076">
      <w:pPr>
        <w:rPr>
          <w:rFonts w:cs="Segoe UI"/>
        </w:rPr>
      </w:pPr>
    </w:p>
    <w:p w14:paraId="4BC548D1" w14:textId="7FA7FF26" w:rsidR="00EF6076" w:rsidRDefault="001C62C9" w:rsidP="00BC352D">
      <w:pPr>
        <w:pStyle w:val="Ttulo3"/>
      </w:pPr>
      <w:bookmarkStart w:id="82" w:name="_Toc26965977"/>
      <w:r w:rsidRPr="00F96605">
        <w:t>Entendimiento de</w:t>
      </w:r>
      <w:r>
        <w:t xml:space="preserve"> los datos</w:t>
      </w:r>
      <w:bookmarkEnd w:id="82"/>
    </w:p>
    <w:p w14:paraId="6AF45CB9" w14:textId="788C4D7F" w:rsidR="001C62C9" w:rsidRDefault="00B95026" w:rsidP="00EF6076">
      <w:pPr>
        <w:rPr>
          <w:rFonts w:cs="Segoe UI"/>
        </w:rPr>
      </w:pPr>
      <w:r>
        <w:rPr>
          <w:rFonts w:cs="Segoe UI"/>
        </w:rPr>
        <w:t xml:space="preserve">Los </w:t>
      </w:r>
      <w:r w:rsidR="0093302C">
        <w:rPr>
          <w:rFonts w:cs="Segoe UI"/>
        </w:rPr>
        <w:t>datos generados</w:t>
      </w:r>
      <w:r>
        <w:rPr>
          <w:rFonts w:cs="Segoe UI"/>
        </w:rPr>
        <w:t xml:space="preserve"> por la herramienta consisten en un identificador de canción, el identificador del usuario que realiz</w:t>
      </w:r>
      <w:r w:rsidR="00AF1549">
        <w:rPr>
          <w:rFonts w:cs="Segoe UI"/>
        </w:rPr>
        <w:t>ó</w:t>
      </w:r>
      <w:r>
        <w:rPr>
          <w:rFonts w:cs="Segoe UI"/>
        </w:rPr>
        <w:t xml:space="preserve"> los datos y una lista en donde se ubica el tiempo en el que los participantes marcaron que sintieron un pulso.</w:t>
      </w:r>
      <w:r w:rsidR="0093302C">
        <w:rPr>
          <w:rFonts w:cs="Segoe UI"/>
        </w:rPr>
        <w:t xml:space="preserve"> También se cuenta con las canciones en formato mp3, donde el identificador es el mismo nombre de la canción.</w:t>
      </w:r>
    </w:p>
    <w:p w14:paraId="6F00ADA9" w14:textId="546FD072" w:rsidR="00FB71F4" w:rsidRDefault="00FB71F4" w:rsidP="00EF6076">
      <w:pPr>
        <w:rPr>
          <w:rFonts w:cs="Segoe UI"/>
        </w:rPr>
      </w:pPr>
      <w:r>
        <w:rPr>
          <w:rFonts w:cs="Segoe UI"/>
        </w:rPr>
        <w:t>Al momento de desarrollar la aplicación se tuvo en cu</w:t>
      </w:r>
      <w:r w:rsidR="00B5289E">
        <w:rPr>
          <w:rFonts w:cs="Segoe UI"/>
        </w:rPr>
        <w:t>e</w:t>
      </w:r>
      <w:r>
        <w:rPr>
          <w:rFonts w:cs="Segoe UI"/>
        </w:rPr>
        <w:t xml:space="preserve">nta que era necesario encontrar </w:t>
      </w:r>
      <w:r w:rsidR="00B5289E">
        <w:rPr>
          <w:rFonts w:cs="Segoe UI"/>
        </w:rPr>
        <w:t>el valor d</w:t>
      </w:r>
      <w:r>
        <w:rPr>
          <w:rFonts w:cs="Segoe UI"/>
        </w:rPr>
        <w:t xml:space="preserve">el </w:t>
      </w:r>
      <w:r w:rsidR="00E76D47">
        <w:rPr>
          <w:rFonts w:cs="Segoe UI"/>
        </w:rPr>
        <w:t>retraso</w:t>
      </w:r>
      <w:r>
        <w:rPr>
          <w:rFonts w:cs="Segoe UI"/>
        </w:rPr>
        <w:t xml:space="preserve"> que posee cada</w:t>
      </w:r>
      <w:r w:rsidR="00B5289E">
        <w:rPr>
          <w:rFonts w:cs="Segoe UI"/>
        </w:rPr>
        <w:t xml:space="preserve"> uno de los usuarios en el momento de marcar los pulsos. Este </w:t>
      </w:r>
      <w:r w:rsidR="00E76D47">
        <w:rPr>
          <w:rFonts w:cs="Segoe UI"/>
        </w:rPr>
        <w:t>retraso</w:t>
      </w:r>
      <w:r w:rsidR="00B5289E">
        <w:rPr>
          <w:rFonts w:cs="Segoe UI"/>
        </w:rPr>
        <w:t xml:space="preserve"> es el valor de tiempo que corresponde a lo que se demora el dato en llegar desde que se presiona la barra espaciadora hasta que la aplicación la guarda el dato. Para realizar el proceso de encontrar este valor, el usuario al </w:t>
      </w:r>
      <w:r w:rsidR="00AF673C">
        <w:rPr>
          <w:rFonts w:cs="Segoe UI"/>
        </w:rPr>
        <w:t>comenzar a usar la herramienta</w:t>
      </w:r>
      <w:r w:rsidR="00B5289E">
        <w:rPr>
          <w:rFonts w:cs="Segoe UI"/>
        </w:rPr>
        <w:t xml:space="preserve"> debe realizar la marcación del pulso de una canción de 30 segundos de la cual sabemos dónde se encuentran exactamente sus pulsos.</w:t>
      </w:r>
    </w:p>
    <w:p w14:paraId="58558AE4" w14:textId="1FDB835A" w:rsidR="002A2E01" w:rsidRPr="00B95026" w:rsidRDefault="002A2E01" w:rsidP="00EF6076">
      <w:pPr>
        <w:rPr>
          <w:rFonts w:cs="Segoe UI"/>
        </w:rPr>
      </w:pPr>
      <w:r>
        <w:rPr>
          <w:rFonts w:cs="Segoe UI"/>
        </w:rPr>
        <w:t>Por estos motivos en la base de datos tenemos dos tipos de series de tiempo de pulsos: el primer tipo, son los datos que provienen de la canción</w:t>
      </w:r>
      <w:r w:rsidR="00AF673C">
        <w:rPr>
          <w:rFonts w:cs="Segoe UI"/>
        </w:rPr>
        <w:t xml:space="preserve"> inicial</w:t>
      </w:r>
      <w:r>
        <w:rPr>
          <w:rFonts w:cs="Segoe UI"/>
        </w:rPr>
        <w:t xml:space="preserve"> de 30 segundo</w:t>
      </w:r>
      <w:r w:rsidR="00AF673C">
        <w:rPr>
          <w:rFonts w:cs="Segoe UI"/>
        </w:rPr>
        <w:t>s</w:t>
      </w:r>
      <w:r>
        <w:rPr>
          <w:rFonts w:cs="Segoe UI"/>
        </w:rPr>
        <w:t>. El segundo tipo, son los datos que provienen de las canciones de las cuales no sabemos dónde exactamente se encuentran los pulsos.</w:t>
      </w:r>
    </w:p>
    <w:p w14:paraId="42F7ACBF" w14:textId="77777777" w:rsidR="00B95026" w:rsidRDefault="00B95026" w:rsidP="00EF6076">
      <w:pPr>
        <w:rPr>
          <w:rFonts w:cs="Segoe UI"/>
          <w:b/>
          <w:bCs/>
        </w:rPr>
      </w:pPr>
    </w:p>
    <w:p w14:paraId="7287BD82" w14:textId="3B523869" w:rsidR="001C62C9" w:rsidRDefault="001C62C9" w:rsidP="00BC352D">
      <w:pPr>
        <w:pStyle w:val="Ttulo3"/>
      </w:pPr>
      <w:bookmarkStart w:id="83" w:name="_Toc26965978"/>
      <w:r>
        <w:t>Preparación de los datos</w:t>
      </w:r>
      <w:bookmarkEnd w:id="83"/>
    </w:p>
    <w:p w14:paraId="5C4AEA16" w14:textId="0FB29FA5" w:rsidR="00800DB0" w:rsidRPr="00800DB0" w:rsidRDefault="00800DB0" w:rsidP="00800DB0">
      <w:r>
        <w:t>La preparación de los datos es el proceso para limpiar todo el ruido y generar los datos necesarios para entrenar el modelo. En este caso de compone de las fases de eliminación del ruido, evaluación de los usuarios, unificación de las series de tiempo</w:t>
      </w:r>
      <w:r w:rsidR="008E1E7F">
        <w:t xml:space="preserve"> </w:t>
      </w:r>
      <w:r w:rsidR="008E1E7F">
        <w:lastRenderedPageBreak/>
        <w:t>y la creación de los datos de entrada. La salida de este proceso es el insumo para las fases de modelado y evaluación.</w:t>
      </w:r>
    </w:p>
    <w:p w14:paraId="7A3B2B13" w14:textId="04EA60EE" w:rsidR="00727DDD" w:rsidRDefault="00727DDD" w:rsidP="00BC352D">
      <w:pPr>
        <w:pStyle w:val="Ttulo3"/>
      </w:pPr>
      <w:bookmarkStart w:id="84" w:name="_Toc26965979"/>
      <w:r>
        <w:t>Eliminación del ruido</w:t>
      </w:r>
      <w:bookmarkEnd w:id="84"/>
    </w:p>
    <w:p w14:paraId="7EDC5A15" w14:textId="50F0346F" w:rsidR="00225ADF" w:rsidRDefault="00F96605" w:rsidP="00FB71F4">
      <w:pPr>
        <w:rPr>
          <w:rFonts w:cs="Segoe UI"/>
        </w:rPr>
      </w:pPr>
      <w:r>
        <w:rPr>
          <w:rFonts w:cs="Segoe UI"/>
        </w:rPr>
        <w:t>Para poder entrenar los modelos es necesario procesar tod</w:t>
      </w:r>
      <w:r w:rsidR="00893859">
        <w:rPr>
          <w:rFonts w:cs="Segoe UI"/>
        </w:rPr>
        <w:t>a la información</w:t>
      </w:r>
      <w:r>
        <w:rPr>
          <w:rFonts w:cs="Segoe UI"/>
        </w:rPr>
        <w:t xml:space="preserve"> recopilad</w:t>
      </w:r>
      <w:r w:rsidR="00893859">
        <w:rPr>
          <w:rFonts w:cs="Segoe UI"/>
        </w:rPr>
        <w:t>a</w:t>
      </w:r>
      <w:r>
        <w:rPr>
          <w:rFonts w:cs="Segoe UI"/>
        </w:rPr>
        <w:t xml:space="preserve"> por la aplicación y de esta </w:t>
      </w:r>
      <w:r w:rsidR="0093302C">
        <w:rPr>
          <w:rFonts w:cs="Segoe UI"/>
        </w:rPr>
        <w:t xml:space="preserve">manera crear un conjunto de datos que </w:t>
      </w:r>
      <w:r w:rsidR="00893859">
        <w:rPr>
          <w:rFonts w:cs="Segoe UI"/>
        </w:rPr>
        <w:t>será el insumo</w:t>
      </w:r>
      <w:r w:rsidR="0093302C">
        <w:rPr>
          <w:rFonts w:cs="Segoe UI"/>
        </w:rPr>
        <w:t xml:space="preserve"> para entrenar el modelo. </w:t>
      </w:r>
      <w:r w:rsidR="00225ADF">
        <w:rPr>
          <w:rFonts w:cs="Segoe UI"/>
        </w:rPr>
        <w:t xml:space="preserve">Cabe tener en cuenta que lo </w:t>
      </w:r>
      <w:r w:rsidR="00E7755E">
        <w:rPr>
          <w:rFonts w:cs="Segoe UI"/>
        </w:rPr>
        <w:t>más</w:t>
      </w:r>
      <w:r w:rsidR="00225ADF">
        <w:rPr>
          <w:rFonts w:cs="Segoe UI"/>
        </w:rPr>
        <w:t xml:space="preserve"> importante para la base de datos es contar con una ubicación del pulso lo </w:t>
      </w:r>
      <w:r w:rsidR="00E7755E">
        <w:rPr>
          <w:rFonts w:cs="Segoe UI"/>
        </w:rPr>
        <w:t>más</w:t>
      </w:r>
      <w:r w:rsidR="00225ADF">
        <w:rPr>
          <w:rFonts w:cs="Segoe UI"/>
        </w:rPr>
        <w:t xml:space="preserve"> exacta posible. Para esto se procede con la eliminación del ruido en las series de tiempo que contienen las ubicaciones del pulso. </w:t>
      </w:r>
      <w:r w:rsidR="009D30E1">
        <w:rPr>
          <w:rFonts w:cs="Segoe UI"/>
        </w:rPr>
        <w:t>E</w:t>
      </w:r>
      <w:r w:rsidR="002A2E01">
        <w:rPr>
          <w:rFonts w:cs="Segoe UI"/>
        </w:rPr>
        <w:t xml:space="preserve">ste proceso utiliza los datos provenientes de la canción de 30 segundos que ya conocemos sus pulsos, </w:t>
      </w:r>
      <w:r w:rsidR="009D30E1">
        <w:rPr>
          <w:rFonts w:cs="Segoe UI"/>
        </w:rPr>
        <w:t>de esta manera es posible aplicar un tratamiento a estos datos para encontrar</w:t>
      </w:r>
      <w:r w:rsidR="002A2E01">
        <w:rPr>
          <w:rFonts w:cs="Segoe UI"/>
        </w:rPr>
        <w:t xml:space="preserve"> el</w:t>
      </w:r>
      <w:r w:rsidR="009D30E1">
        <w:rPr>
          <w:rFonts w:cs="Segoe UI"/>
        </w:rPr>
        <w:t xml:space="preserve"> valor del</w:t>
      </w:r>
      <w:r w:rsidR="002A2E01">
        <w:rPr>
          <w:rFonts w:cs="Segoe UI"/>
        </w:rPr>
        <w:t xml:space="preserve"> </w:t>
      </w:r>
      <w:r w:rsidR="00E76D47">
        <w:rPr>
          <w:rFonts w:cs="Segoe UI"/>
        </w:rPr>
        <w:t>retraso</w:t>
      </w:r>
      <w:r w:rsidR="002A2E01">
        <w:rPr>
          <w:rFonts w:cs="Segoe UI"/>
        </w:rPr>
        <w:t xml:space="preserve"> correspondiente a cada persona.</w:t>
      </w:r>
    </w:p>
    <w:p w14:paraId="1AC80F22" w14:textId="443A49AB" w:rsidR="00D8438E" w:rsidRDefault="002A2E01" w:rsidP="00FB71F4">
      <w:pPr>
        <w:rPr>
          <w:rFonts w:cs="Segoe UI"/>
        </w:rPr>
      </w:pPr>
      <w:r>
        <w:rPr>
          <w:rFonts w:cs="Segoe UI"/>
        </w:rPr>
        <w:t xml:space="preserve">Para realizar este proceso se </w:t>
      </w:r>
      <w:r w:rsidR="009D5BBF">
        <w:rPr>
          <w:rFonts w:cs="Segoe UI"/>
        </w:rPr>
        <w:t xml:space="preserve">recorre cada uno de los usuarios y se agrupan sus datos por fecha, es decir, cada usuario posee las fechas en las cuales realiza la </w:t>
      </w:r>
      <w:r w:rsidR="006169F5">
        <w:rPr>
          <w:rFonts w:cs="Segoe UI"/>
        </w:rPr>
        <w:t>percepción del pulso en</w:t>
      </w:r>
      <w:r w:rsidR="009D5BBF">
        <w:rPr>
          <w:rFonts w:cs="Segoe UI"/>
        </w:rPr>
        <w:t xml:space="preserve"> las canciones y a esta</w:t>
      </w:r>
      <w:r w:rsidR="00893859">
        <w:rPr>
          <w:rFonts w:cs="Segoe UI"/>
        </w:rPr>
        <w:t>s</w:t>
      </w:r>
      <w:r w:rsidR="009D5BBF">
        <w:rPr>
          <w:rFonts w:cs="Segoe UI"/>
        </w:rPr>
        <w:t xml:space="preserve"> fechas se adiciona</w:t>
      </w:r>
      <w:r w:rsidR="00893859">
        <w:rPr>
          <w:rFonts w:cs="Segoe UI"/>
        </w:rPr>
        <w:t>n</w:t>
      </w:r>
      <w:r w:rsidR="009D5BBF">
        <w:rPr>
          <w:rFonts w:cs="Segoe UI"/>
        </w:rPr>
        <w:t xml:space="preserve"> los datos que</w:t>
      </w:r>
      <w:r w:rsidR="00893859">
        <w:rPr>
          <w:rFonts w:cs="Segoe UI"/>
        </w:rPr>
        <w:t xml:space="preserve"> el usuario</w:t>
      </w:r>
      <w:r w:rsidR="009D5BBF">
        <w:rPr>
          <w:rFonts w:cs="Segoe UI"/>
        </w:rPr>
        <w:t xml:space="preserve"> gener</w:t>
      </w:r>
      <w:r w:rsidR="00893859">
        <w:rPr>
          <w:rFonts w:cs="Segoe UI"/>
        </w:rPr>
        <w:t>ó</w:t>
      </w:r>
      <w:r w:rsidR="009D5BBF">
        <w:rPr>
          <w:rFonts w:cs="Segoe UI"/>
        </w:rPr>
        <w:t xml:space="preserve"> ese </w:t>
      </w:r>
      <w:r w:rsidR="00B4364D">
        <w:rPr>
          <w:rFonts w:cs="Segoe UI"/>
        </w:rPr>
        <w:t>día</w:t>
      </w:r>
      <w:r w:rsidR="009D5BBF">
        <w:rPr>
          <w:rFonts w:cs="Segoe UI"/>
        </w:rPr>
        <w:t>.</w:t>
      </w:r>
      <w:r w:rsidR="00D8438E">
        <w:rPr>
          <w:rFonts w:cs="Segoe UI"/>
        </w:rPr>
        <w:t xml:space="preserve"> Al tener estos datos se aplica la </w:t>
      </w:r>
      <w:r w:rsidR="006169F5">
        <w:rPr>
          <w:rFonts w:cs="Segoe UI"/>
        </w:rPr>
        <w:t>fórmula 1.</w:t>
      </w:r>
    </w:p>
    <w:p w14:paraId="210F32B5" w14:textId="77777777" w:rsidR="001E7EFE" w:rsidRDefault="001E7EFE" w:rsidP="00FB71F4">
      <w:pPr>
        <w:rPr>
          <w:rFonts w:cs="Segoe UI"/>
        </w:rPr>
      </w:pPr>
    </w:p>
    <w:p w14:paraId="50AB8403" w14:textId="58C21B72" w:rsidR="00D8438E" w:rsidRPr="001E7EFE" w:rsidRDefault="005D2FA6" w:rsidP="00FB71F4">
      <w:pPr>
        <w:rPr>
          <w:rFonts w:cs="Segoe UI"/>
          <w:b/>
          <w:bCs/>
        </w:rPr>
      </w:pPr>
      <m:oMathPara>
        <m:oMath>
          <m:sSub>
            <m:sSubPr>
              <m:ctrlPr>
                <w:rPr>
                  <w:rFonts w:ascii="Cambria Math" w:hAnsi="Cambria Math" w:cs="Segoe UI"/>
                  <w:b/>
                  <w:bCs/>
                  <w:i/>
                </w:rPr>
              </m:ctrlPr>
            </m:sSubPr>
            <m:e>
              <m:r>
                <m:rPr>
                  <m:nor/>
                </m:rPr>
                <w:rPr>
                  <w:rFonts w:ascii="Cambria Math" w:hAnsi="Cambria Math" w:cs="Segoe UI"/>
                  <w:b/>
                  <w:bCs/>
                </w:rPr>
                <m:t>d</m:t>
              </m:r>
              <m:ctrlPr>
                <w:rPr>
                  <w:rFonts w:ascii="Cambria Math" w:hAnsi="Cambria Math" w:cs="Segoe UI"/>
                  <w:b/>
                  <w:bCs/>
                </w:rPr>
              </m:ctrlPr>
            </m:e>
            <m:sub>
              <m:r>
                <m:rPr>
                  <m:sty m:val="bi"/>
                </m:rPr>
                <w:rPr>
                  <w:rFonts w:ascii="Cambria Math" w:hAnsi="Cambria Math" w:cs="Segoe UI"/>
                </w:rPr>
                <m:t>i</m:t>
              </m:r>
            </m:sub>
          </m:sSub>
          <m:r>
            <w:rPr>
              <w:rFonts w:ascii="Cambria Math" w:hAnsi="Cambria Math" w:cs="Segoe UI"/>
            </w:rPr>
            <m:t>=</m:t>
          </m:r>
          <m:sSub>
            <m:sSubPr>
              <m:ctrlPr>
                <w:rPr>
                  <w:rFonts w:ascii="Cambria Math" w:hAnsi="Cambria Math" w:cs="Segoe UI"/>
                  <w:b/>
                  <w:bCs/>
                  <w:i/>
                </w:rPr>
              </m:ctrlPr>
            </m:sSubPr>
            <m:e>
              <m:r>
                <m:rPr>
                  <m:nor/>
                </m:rPr>
                <w:rPr>
                  <w:rFonts w:ascii="Cambria Math" w:hAnsi="Cambria Math" w:cs="Segoe UI"/>
                  <w:b/>
                  <w:bCs/>
                </w:rPr>
                <m:t xml:space="preserve"> bM</m:t>
              </m:r>
              <m:ctrlPr>
                <w:rPr>
                  <w:rFonts w:ascii="Cambria Math" w:hAnsi="Cambria Math" w:cs="Segoe UI"/>
                  <w:i/>
                </w:rPr>
              </m:ctrlPr>
            </m:e>
            <m:sub>
              <m:r>
                <m:rPr>
                  <m:nor/>
                </m:rPr>
                <w:rPr>
                  <w:rFonts w:ascii="Cambria Math" w:hAnsi="Cambria Math" w:cs="Segoe UI"/>
                  <w:b/>
                  <w:bCs/>
                </w:rPr>
                <m:t>i</m:t>
              </m:r>
            </m:sub>
          </m:sSub>
          <m:r>
            <w:rPr>
              <w:rFonts w:ascii="Cambria Math" w:hAnsi="Cambria Math" w:cs="Segoe UI"/>
            </w:rPr>
            <m:t>-</m:t>
          </m:r>
          <m:sSub>
            <m:sSubPr>
              <m:ctrlPr>
                <w:rPr>
                  <w:rFonts w:ascii="Cambria Math" w:hAnsi="Cambria Math" w:cs="Segoe UI"/>
                  <w:b/>
                  <w:bCs/>
                </w:rPr>
              </m:ctrlPr>
            </m:sSubPr>
            <m:e>
              <m:r>
                <m:rPr>
                  <m:nor/>
                </m:rPr>
                <w:rPr>
                  <w:rFonts w:ascii="Cambria Math" w:hAnsi="Cambria Math" w:cs="Segoe UI"/>
                  <w:b/>
                  <w:bCs/>
                </w:rPr>
                <m:t>bMU</m:t>
              </m:r>
              <m:ctrlPr>
                <w:rPr>
                  <w:rFonts w:ascii="Cambria Math" w:hAnsi="Cambria Math" w:cs="Segoe UI"/>
                  <w:i/>
                </w:rPr>
              </m:ctrlPr>
            </m:e>
            <m:sub>
              <m:r>
                <m:rPr>
                  <m:nor/>
                </m:rPr>
                <w:rPr>
                  <w:rFonts w:ascii="Cambria Math" w:hAnsi="Cambria Math" w:cs="Segoe UI"/>
                  <w:b/>
                  <w:bCs/>
                </w:rPr>
                <m:t xml:space="preserve">i </m:t>
              </m:r>
            </m:sub>
          </m:sSub>
          <m:r>
            <m:rPr>
              <m:sty m:val="bi"/>
            </m:rPr>
            <w:rPr>
              <w:rFonts w:ascii="Cambria Math" w:hAnsi="Cambria Math" w:cs="Segoe UI"/>
            </w:rPr>
            <m:t xml:space="preserve"> </m:t>
          </m:r>
          <m:d>
            <m:dPr>
              <m:ctrlPr>
                <w:rPr>
                  <w:rFonts w:ascii="Cambria Math" w:hAnsi="Cambria Math" w:cs="Segoe UI"/>
                  <w:b/>
                  <w:i/>
                </w:rPr>
              </m:ctrlPr>
            </m:dPr>
            <m:e>
              <m:r>
                <m:rPr>
                  <m:sty m:val="bi"/>
                </m:rPr>
                <w:rPr>
                  <w:rFonts w:ascii="Cambria Math" w:hAnsi="Cambria Math" w:cs="Segoe UI"/>
                </w:rPr>
                <m:t>1</m:t>
              </m:r>
            </m:e>
          </m:d>
        </m:oMath>
      </m:oMathPara>
    </w:p>
    <w:p w14:paraId="61663C2D" w14:textId="77777777" w:rsidR="001E7EFE" w:rsidRDefault="001E7EFE" w:rsidP="00FB71F4">
      <w:pPr>
        <w:rPr>
          <w:rFonts w:cs="Segoe UI"/>
        </w:rPr>
      </w:pPr>
    </w:p>
    <w:p w14:paraId="7236C642" w14:textId="20B285D0" w:rsidR="00893859" w:rsidRDefault="006169F5" w:rsidP="00FB71F4">
      <w:pPr>
        <w:rPr>
          <w:rFonts w:cs="Segoe UI"/>
        </w:rPr>
      </w:pPr>
      <w:r>
        <w:rPr>
          <w:rFonts w:cs="Segoe UI"/>
        </w:rPr>
        <w:t xml:space="preserve">En la fórmula 1, </w:t>
      </w:r>
      <m:oMath>
        <m:sSub>
          <m:sSubPr>
            <m:ctrlPr>
              <w:rPr>
                <w:rFonts w:ascii="Cambria Math" w:hAnsi="Cambria Math" w:cs="Segoe UI"/>
                <w:i/>
              </w:rPr>
            </m:ctrlPr>
          </m:sSubPr>
          <m:e>
            <m:r>
              <w:rPr>
                <w:rFonts w:ascii="Cambria Math" w:hAnsi="Cambria Math" w:cs="Segoe UI"/>
              </w:rPr>
              <m:t>d</m:t>
            </m:r>
          </m:e>
          <m:sub>
            <m:r>
              <w:rPr>
                <w:rFonts w:ascii="Cambria Math" w:hAnsi="Cambria Math" w:cs="Segoe UI"/>
              </w:rPr>
              <m:t>i</m:t>
            </m:r>
          </m:sub>
        </m:sSub>
      </m:oMath>
      <w:r>
        <w:rPr>
          <w:rFonts w:cs="Segoe UI"/>
        </w:rPr>
        <w:t xml:space="preserve"> corresponde al valor </w:t>
      </w:r>
      <w:r w:rsidR="00E76D47">
        <w:rPr>
          <w:rFonts w:cs="Segoe UI"/>
        </w:rPr>
        <w:t xml:space="preserve">retraso </w:t>
      </w:r>
      <w:r w:rsidR="00955AE6">
        <w:rPr>
          <w:rFonts w:cs="Segoe UI"/>
        </w:rPr>
        <w:t>en la posición actual</w:t>
      </w:r>
      <w:r>
        <w:rPr>
          <w:rFonts w:cs="Segoe UI"/>
        </w:rPr>
        <w:t>. Este</w:t>
      </w:r>
      <w:r w:rsidR="001E7EFE">
        <w:rPr>
          <w:rFonts w:cs="Segoe UI"/>
        </w:rPr>
        <w:t xml:space="preserve"> es el </w:t>
      </w:r>
      <w:r w:rsidR="00893859">
        <w:rPr>
          <w:rFonts w:cs="Segoe UI"/>
        </w:rPr>
        <w:t>resultado</w:t>
      </w:r>
      <w:r w:rsidR="00955AE6">
        <w:rPr>
          <w:rFonts w:cs="Segoe UI"/>
        </w:rPr>
        <w:t xml:space="preserve"> de la resta entre el valor del </w:t>
      </w:r>
      <w:r w:rsidR="00A81531">
        <w:rPr>
          <w:rFonts w:cs="Segoe UI"/>
        </w:rPr>
        <w:t>pulso</w:t>
      </w:r>
      <w:r w:rsidR="00955AE6">
        <w:rPr>
          <w:rFonts w:cs="Segoe UI"/>
        </w:rPr>
        <w:t xml:space="preserve"> en la posición actual de la muestra de 30 segundos</w:t>
      </w:r>
      <w:r>
        <w:rPr>
          <w:rFonts w:cs="Segoe UI"/>
        </w:rPr>
        <w:t xml:space="preserve"> (</w:t>
      </w:r>
      <m:oMath>
        <m:sSub>
          <m:sSubPr>
            <m:ctrlPr>
              <w:rPr>
                <w:rFonts w:ascii="Cambria Math" w:hAnsi="Cambria Math" w:cs="Segoe UI"/>
                <w:i/>
              </w:rPr>
            </m:ctrlPr>
          </m:sSubPr>
          <m:e>
            <m:r>
              <w:rPr>
                <w:rFonts w:ascii="Cambria Math" w:hAnsi="Cambria Math" w:cs="Segoe UI"/>
              </w:rPr>
              <m:t>bM</m:t>
            </m:r>
          </m:e>
          <m:sub>
            <m:r>
              <w:rPr>
                <w:rFonts w:ascii="Cambria Math" w:hAnsi="Cambria Math" w:cs="Segoe UI"/>
              </w:rPr>
              <m:t>i</m:t>
            </m:r>
          </m:sub>
        </m:sSub>
      </m:oMath>
      <w:r>
        <w:rPr>
          <w:rFonts w:cs="Segoe UI"/>
        </w:rPr>
        <w:t>)</w:t>
      </w:r>
      <w:r w:rsidR="00955AE6">
        <w:rPr>
          <w:rFonts w:cs="Segoe UI"/>
        </w:rPr>
        <w:t xml:space="preserve"> donde ya </w:t>
      </w:r>
      <w:r w:rsidR="00893859">
        <w:rPr>
          <w:rFonts w:cs="Segoe UI"/>
        </w:rPr>
        <w:t xml:space="preserve">se conoce </w:t>
      </w:r>
      <w:r w:rsidR="00955AE6">
        <w:rPr>
          <w:rFonts w:cs="Segoe UI"/>
        </w:rPr>
        <w:t xml:space="preserve">el valor y el </w:t>
      </w:r>
      <w:r w:rsidR="00A81531">
        <w:rPr>
          <w:rFonts w:cs="Segoe UI"/>
        </w:rPr>
        <w:t>pulso</w:t>
      </w:r>
      <w:r w:rsidR="00955AE6">
        <w:rPr>
          <w:rFonts w:cs="Segoe UI"/>
        </w:rPr>
        <w:t xml:space="preserve"> en la posición actual de la muestra de 30 segundos de los datos que genero el usuario</w:t>
      </w:r>
      <w:r>
        <w:rPr>
          <w:rFonts w:cs="Segoe UI"/>
        </w:rPr>
        <w:t xml:space="preserve"> (</w:t>
      </w:r>
      <m:oMath>
        <m:sSub>
          <m:sSubPr>
            <m:ctrlPr>
              <w:rPr>
                <w:rFonts w:ascii="Cambria Math" w:hAnsi="Cambria Math" w:cs="Segoe UI"/>
                <w:i/>
              </w:rPr>
            </m:ctrlPr>
          </m:sSubPr>
          <m:e>
            <m:r>
              <w:rPr>
                <w:rFonts w:ascii="Cambria Math" w:hAnsi="Cambria Math" w:cs="Segoe UI"/>
              </w:rPr>
              <m:t>bMU</m:t>
            </m:r>
          </m:e>
          <m:sub>
            <m:r>
              <w:rPr>
                <w:rFonts w:ascii="Cambria Math" w:hAnsi="Cambria Math" w:cs="Segoe UI"/>
              </w:rPr>
              <m:t>i</m:t>
            </m:r>
          </m:sub>
        </m:sSub>
      </m:oMath>
      <w:r>
        <w:rPr>
          <w:rFonts w:cs="Segoe UI"/>
        </w:rPr>
        <w:t>)</w:t>
      </w:r>
      <w:r w:rsidR="00955AE6">
        <w:rPr>
          <w:rFonts w:cs="Segoe UI"/>
        </w:rPr>
        <w:t>.</w:t>
      </w:r>
      <w:r w:rsidR="00F3090E">
        <w:rPr>
          <w:rFonts w:cs="Segoe UI"/>
        </w:rPr>
        <w:t xml:space="preserve"> Cada resultado de estos datos se almacena en una lista que contiene los valores d</w:t>
      </w:r>
      <w:r w:rsidR="00E76D47">
        <w:rPr>
          <w:rFonts w:cs="Segoe UI"/>
        </w:rPr>
        <w:t xml:space="preserve">el retraso </w:t>
      </w:r>
      <w:r w:rsidR="00F3090E">
        <w:rPr>
          <w:rFonts w:cs="Segoe UI"/>
        </w:rPr>
        <w:t xml:space="preserve">correspondientes a la fecha, es decir, </w:t>
      </w:r>
      <w:r>
        <w:rPr>
          <w:rFonts w:cs="Segoe UI"/>
        </w:rPr>
        <w:t>la</w:t>
      </w:r>
      <w:r w:rsidR="00893859">
        <w:rPr>
          <w:rFonts w:cs="Segoe UI"/>
        </w:rPr>
        <w:t xml:space="preserve"> fórmula se aplica a</w:t>
      </w:r>
      <w:r w:rsidR="00F3090E">
        <w:rPr>
          <w:rFonts w:cs="Segoe UI"/>
        </w:rPr>
        <w:t xml:space="preserve"> todas las veces que se </w:t>
      </w:r>
      <w:r w:rsidR="00453C7A">
        <w:rPr>
          <w:rFonts w:cs="Segoe UI"/>
        </w:rPr>
        <w:t>repite</w:t>
      </w:r>
      <w:r w:rsidR="00F3090E">
        <w:rPr>
          <w:rFonts w:cs="Segoe UI"/>
        </w:rPr>
        <w:t xml:space="preserve"> la canción de muestra y se almacenan por fecha, donde la fecha tiene a un usuario. Se puede apreciar</w:t>
      </w:r>
      <w:r w:rsidR="00453C7A">
        <w:rPr>
          <w:rFonts w:cs="Segoe UI"/>
        </w:rPr>
        <w:t xml:space="preserve"> la estructura de</w:t>
      </w:r>
      <w:r w:rsidR="00F3090E">
        <w:rPr>
          <w:rFonts w:cs="Segoe UI"/>
        </w:rPr>
        <w:t xml:space="preserve"> cómo se almacenan los datos en la figura </w:t>
      </w:r>
      <w:r w:rsidR="00B46255">
        <w:rPr>
          <w:rFonts w:cs="Segoe UI"/>
        </w:rPr>
        <w:t>8</w:t>
      </w:r>
      <w:r w:rsidR="00F3090E">
        <w:rPr>
          <w:rFonts w:cs="Segoe UI"/>
        </w:rPr>
        <w:t>.</w:t>
      </w:r>
    </w:p>
    <w:p w14:paraId="7C057061" w14:textId="16B3213D" w:rsidR="00F3090E" w:rsidRDefault="006169F5" w:rsidP="00FB71F4">
      <w:pPr>
        <w:rPr>
          <w:rFonts w:cs="Segoe UI"/>
        </w:rPr>
      </w:pPr>
      <w:r>
        <w:rPr>
          <w:rFonts w:cs="Segoe UI"/>
          <w:noProof/>
        </w:rPr>
        <w:lastRenderedPageBreak/>
        <w:drawing>
          <wp:anchor distT="0" distB="0" distL="114300" distR="114300" simplePos="0" relativeHeight="251668480" behindDoc="0" locked="0" layoutInCell="1" allowOverlap="1" wp14:anchorId="19E6DD04" wp14:editId="2D493C05">
            <wp:simplePos x="0" y="0"/>
            <wp:positionH relativeFrom="margin">
              <wp:posOffset>-1270</wp:posOffset>
            </wp:positionH>
            <wp:positionV relativeFrom="paragraph">
              <wp:posOffset>285115</wp:posOffset>
            </wp:positionV>
            <wp:extent cx="5612130" cy="2262505"/>
            <wp:effectExtent l="0" t="0" r="0" b="23495"/>
            <wp:wrapTopAndBottom/>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sidR="00453C7A">
        <w:rPr>
          <w:noProof/>
        </w:rPr>
        <mc:AlternateContent>
          <mc:Choice Requires="wps">
            <w:drawing>
              <wp:anchor distT="0" distB="0" distL="114300" distR="114300" simplePos="0" relativeHeight="251670528" behindDoc="0" locked="0" layoutInCell="1" allowOverlap="1" wp14:anchorId="3E564BBF" wp14:editId="5958FA93">
                <wp:simplePos x="0" y="0"/>
                <wp:positionH relativeFrom="column">
                  <wp:posOffset>0</wp:posOffset>
                </wp:positionH>
                <wp:positionV relativeFrom="paragraph">
                  <wp:posOffset>2604135</wp:posOffset>
                </wp:positionV>
                <wp:extent cx="5612130"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64F8B28" w14:textId="4C6208D3" w:rsidR="005D2FA6" w:rsidRPr="00E26304" w:rsidRDefault="005D2FA6" w:rsidP="00453C7A">
                            <w:pPr>
                              <w:pStyle w:val="Descripcin"/>
                              <w:rPr>
                                <w:rFonts w:ascii="Segoe UI" w:hAnsi="Segoe UI" w:cs="Segoe UI"/>
                                <w:noProof/>
                                <w:sz w:val="24"/>
                                <w:lang w:val="es-CO" w:eastAsia="es-CO"/>
                              </w:rPr>
                            </w:pPr>
                            <w:bookmarkStart w:id="85" w:name="_Toc26973193"/>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8</w:t>
                            </w:r>
                            <w:r>
                              <w:fldChar w:fldCharType="end"/>
                            </w:r>
                            <w:r w:rsidRPr="004570F3">
                              <w:rPr>
                                <w:lang w:val="es-ES"/>
                              </w:rPr>
                              <w:t xml:space="preserve"> Estructura de datos para almacenar valores del </w:t>
                            </w:r>
                            <w:r>
                              <w:rPr>
                                <w:lang w:val="es-ES"/>
                              </w:rPr>
                              <w:t>retraso</w:t>
                            </w:r>
                            <w:r w:rsidRPr="004570F3">
                              <w:rPr>
                                <w:lang w:val="es-ES"/>
                              </w:rPr>
                              <w: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64BBF" id="Cuadro de texto 14" o:spid="_x0000_s1032" type="#_x0000_t202" style="position:absolute;left:0;text-align:left;margin-left:0;margin-top:205.05pt;width:44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" stroked="f">
                <v:textbox style="mso-fit-shape-to-text:t" inset="0,0,0,0">
                  <w:txbxContent>
                    <w:p w14:paraId="264F8B28" w14:textId="4C6208D3" w:rsidR="005D2FA6" w:rsidRPr="00E26304" w:rsidRDefault="005D2FA6" w:rsidP="00453C7A">
                      <w:pPr>
                        <w:pStyle w:val="Descripcin"/>
                        <w:rPr>
                          <w:rFonts w:ascii="Segoe UI" w:hAnsi="Segoe UI" w:cs="Segoe UI"/>
                          <w:noProof/>
                          <w:sz w:val="24"/>
                          <w:lang w:val="es-CO" w:eastAsia="es-CO"/>
                        </w:rPr>
                      </w:pPr>
                      <w:bookmarkStart w:id="86" w:name="_Toc26973193"/>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8</w:t>
                      </w:r>
                      <w:r>
                        <w:fldChar w:fldCharType="end"/>
                      </w:r>
                      <w:r w:rsidRPr="004570F3">
                        <w:rPr>
                          <w:lang w:val="es-ES"/>
                        </w:rPr>
                        <w:t xml:space="preserve"> Estructura de datos para almacenar valores del </w:t>
                      </w:r>
                      <w:r>
                        <w:rPr>
                          <w:lang w:val="es-ES"/>
                        </w:rPr>
                        <w:t>retraso</w:t>
                      </w:r>
                      <w:r w:rsidRPr="004570F3">
                        <w:rPr>
                          <w:lang w:val="es-ES"/>
                        </w:rPr>
                        <w:t>.</w:t>
                      </w:r>
                      <w:bookmarkEnd w:id="86"/>
                    </w:p>
                  </w:txbxContent>
                </v:textbox>
                <w10:wrap type="topAndBottom"/>
              </v:shape>
            </w:pict>
          </mc:Fallback>
        </mc:AlternateContent>
      </w:r>
    </w:p>
    <w:p w14:paraId="2D219AD7" w14:textId="77777777" w:rsidR="00893859" w:rsidRDefault="00893859" w:rsidP="00FB71F4">
      <w:pPr>
        <w:rPr>
          <w:rFonts w:cs="Segoe UI"/>
        </w:rPr>
      </w:pPr>
    </w:p>
    <w:p w14:paraId="464FCAE7" w14:textId="74CD9E6C" w:rsidR="0031294F" w:rsidRDefault="003726DE" w:rsidP="00FB71F4">
      <w:pPr>
        <w:rPr>
          <w:rFonts w:cs="Segoe UI"/>
        </w:rPr>
      </w:pPr>
      <w:r>
        <w:rPr>
          <w:rFonts w:cs="Segoe UI"/>
        </w:rPr>
        <w:t>Con estos datos es posible realizar diferentes</w:t>
      </w:r>
      <w:r w:rsidR="009B6A60">
        <w:rPr>
          <w:rFonts w:cs="Segoe UI"/>
        </w:rPr>
        <w:t xml:space="preserve"> tipos de</w:t>
      </w:r>
      <w:r>
        <w:rPr>
          <w:rFonts w:cs="Segoe UI"/>
        </w:rPr>
        <w:t xml:space="preserve"> operaciones,</w:t>
      </w:r>
      <w:r w:rsidR="003A26C9">
        <w:rPr>
          <w:rFonts w:cs="Segoe UI"/>
        </w:rPr>
        <w:t xml:space="preserve"> debido a que</w:t>
      </w:r>
      <w:r>
        <w:rPr>
          <w:rFonts w:cs="Segoe UI"/>
        </w:rPr>
        <w:t xml:space="preserve"> </w:t>
      </w:r>
      <w:r w:rsidR="004739BB">
        <w:rPr>
          <w:rFonts w:cs="Segoe UI"/>
        </w:rPr>
        <w:t>se pueden procesar ya sea de una manera global, es decir, realizar un conglomerado de todos los datos por usuario sin importar la fecha o realizar el mismo proceso teniendo en cuenta las fechas</w:t>
      </w:r>
      <w:r w:rsidR="009B6A60">
        <w:rPr>
          <w:rFonts w:cs="Segoe UI"/>
        </w:rPr>
        <w:t xml:space="preserve">, </w:t>
      </w:r>
      <w:r w:rsidR="003A26C9">
        <w:rPr>
          <w:rFonts w:cs="Segoe UI"/>
        </w:rPr>
        <w:t xml:space="preserve">tal y </w:t>
      </w:r>
      <w:r w:rsidR="009B6A60">
        <w:rPr>
          <w:rFonts w:cs="Segoe UI"/>
        </w:rPr>
        <w:t xml:space="preserve">como se ilustra en la figura </w:t>
      </w:r>
      <w:r w:rsidR="00B46255">
        <w:rPr>
          <w:rFonts w:cs="Segoe UI"/>
        </w:rPr>
        <w:t>9</w:t>
      </w:r>
      <w:r w:rsidR="004739BB">
        <w:rPr>
          <w:rFonts w:cs="Segoe UI"/>
        </w:rPr>
        <w:t xml:space="preserve">. A continuación, se realiza un conteo de la cantidad de veces </w:t>
      </w:r>
      <w:r w:rsidR="00E3699A">
        <w:rPr>
          <w:rFonts w:cs="Segoe UI"/>
        </w:rPr>
        <w:t xml:space="preserve">que aparece un valor del </w:t>
      </w:r>
      <w:r w:rsidR="00E76D47">
        <w:rPr>
          <w:rFonts w:cs="Segoe UI"/>
        </w:rPr>
        <w:t>retraso</w:t>
      </w:r>
      <w:r w:rsidR="00E3699A">
        <w:rPr>
          <w:rFonts w:cs="Segoe UI"/>
        </w:rPr>
        <w:t xml:space="preserve"> para posteriormente generar un histograma</w:t>
      </w:r>
      <w:r w:rsidR="00BB7449">
        <w:rPr>
          <w:rFonts w:cs="Segoe UI"/>
        </w:rPr>
        <w:t xml:space="preserve">, donde las valores son los diferentes datos de </w:t>
      </w:r>
      <w:r w:rsidR="00E76D47">
        <w:rPr>
          <w:rFonts w:cs="Segoe UI"/>
        </w:rPr>
        <w:t>retraso</w:t>
      </w:r>
      <w:r w:rsidR="00E3699A">
        <w:rPr>
          <w:rFonts w:cs="Segoe UI"/>
        </w:rPr>
        <w:t xml:space="preserve"> y la frecuencia con la que aparecen.</w:t>
      </w:r>
      <w:r w:rsidR="00727DDD">
        <w:rPr>
          <w:rFonts w:cs="Segoe UI"/>
        </w:rPr>
        <w:t xml:space="preserve"> En la figura </w:t>
      </w:r>
      <w:r w:rsidR="00B46255">
        <w:rPr>
          <w:rFonts w:cs="Segoe UI"/>
        </w:rPr>
        <w:t>9</w:t>
      </w:r>
      <w:r w:rsidR="00727DDD">
        <w:rPr>
          <w:rFonts w:cs="Segoe UI"/>
        </w:rPr>
        <w:t xml:space="preserve"> </w:t>
      </w:r>
      <w:r w:rsidR="00000958">
        <w:rPr>
          <w:rFonts w:cs="Segoe UI"/>
        </w:rPr>
        <w:t xml:space="preserve">es posible apreciar un histograma global de los datos generados por un usuario, es decir, todos los datos generado sin importar la fecha. El eje x corresponde al valor del </w:t>
      </w:r>
      <w:r w:rsidR="00E76D47">
        <w:rPr>
          <w:rFonts w:cs="Segoe UI"/>
        </w:rPr>
        <w:t>retraso</w:t>
      </w:r>
      <w:r w:rsidR="00000958">
        <w:rPr>
          <w:rFonts w:cs="Segoe UI"/>
        </w:rPr>
        <w:t xml:space="preserve">, mientras que el eje y tiene la cantidad de veces que aparece el valor en el eje x. La línea azul ubicada sobre el histograma corresponde </w:t>
      </w:r>
      <w:r w:rsidR="00E76D47">
        <w:rPr>
          <w:rFonts w:cs="Segoe UI"/>
        </w:rPr>
        <w:t>al</w:t>
      </w:r>
      <w:r w:rsidR="00424709">
        <w:rPr>
          <w:rFonts w:cs="Segoe UI"/>
        </w:rPr>
        <w:t xml:space="preserve"> </w:t>
      </w:r>
      <w:proofErr w:type="spellStart"/>
      <w:r w:rsidR="00424709" w:rsidRPr="00424709">
        <w:rPr>
          <w:rFonts w:cs="Segoe UI"/>
          <w:i/>
          <w:iCs/>
        </w:rPr>
        <w:t>kernel</w:t>
      </w:r>
      <w:proofErr w:type="spellEnd"/>
      <w:r w:rsidR="00424709" w:rsidRPr="00424709">
        <w:rPr>
          <w:rFonts w:cs="Segoe UI"/>
          <w:i/>
          <w:iCs/>
        </w:rPr>
        <w:t xml:space="preserve"> </w:t>
      </w:r>
      <w:proofErr w:type="spellStart"/>
      <w:r w:rsidR="00424709" w:rsidRPr="00424709">
        <w:rPr>
          <w:rFonts w:cs="Segoe UI"/>
          <w:i/>
          <w:iCs/>
        </w:rPr>
        <w:t>density</w:t>
      </w:r>
      <w:proofErr w:type="spellEnd"/>
      <w:r w:rsidR="00424709" w:rsidRPr="00424709">
        <w:rPr>
          <w:rFonts w:cs="Segoe UI"/>
          <w:i/>
          <w:iCs/>
        </w:rPr>
        <w:t xml:space="preserve"> </w:t>
      </w:r>
      <w:proofErr w:type="spellStart"/>
      <w:r w:rsidR="00424709" w:rsidRPr="00424709">
        <w:rPr>
          <w:rFonts w:cs="Segoe UI"/>
          <w:i/>
          <w:iCs/>
        </w:rPr>
        <w:t>estimation</w:t>
      </w:r>
      <w:proofErr w:type="spellEnd"/>
      <w:r w:rsidR="00000958">
        <w:rPr>
          <w:rFonts w:cs="Segoe UI"/>
        </w:rPr>
        <w:t xml:space="preserve"> (KDE)</w:t>
      </w:r>
      <w:r w:rsidR="00424709">
        <w:rPr>
          <w:rFonts w:cs="Segoe UI"/>
        </w:rPr>
        <w:t>. El KDE  es un estimador de densidad del núcleo que depende de todos los datos para alcanzar una estimación,</w:t>
      </w:r>
      <w:r w:rsidR="00E553FB">
        <w:rPr>
          <w:rFonts w:cs="Segoe UI"/>
        </w:rPr>
        <w:t xml:space="preserve"> en este caso se emplea para</w:t>
      </w:r>
      <w:r w:rsidR="00424709">
        <w:rPr>
          <w:rFonts w:cs="Segoe UI"/>
        </w:rPr>
        <w:t xml:space="preserve"> realiza</w:t>
      </w:r>
      <w:r w:rsidR="00E553FB">
        <w:rPr>
          <w:rFonts w:cs="Segoe UI"/>
        </w:rPr>
        <w:t>r</w:t>
      </w:r>
      <w:r w:rsidR="00424709">
        <w:rPr>
          <w:rFonts w:cs="Segoe UI"/>
        </w:rPr>
        <w:t xml:space="preserve"> </w:t>
      </w:r>
      <w:r w:rsidR="00E553FB">
        <w:rPr>
          <w:rFonts w:cs="Segoe UI"/>
        </w:rPr>
        <w:t>una</w:t>
      </w:r>
      <w:r w:rsidR="00424709">
        <w:rPr>
          <w:rFonts w:cs="Segoe UI"/>
        </w:rPr>
        <w:t xml:space="preserve"> suavización de cada punto de datos observado sobre una vecindad local de este punto de datos</w:t>
      </w:r>
      <w:r w:rsidR="00E553FB">
        <w:rPr>
          <w:rFonts w:cs="Segoe UI"/>
        </w:rPr>
        <w:t xml:space="preserve"> </w:t>
      </w:r>
      <w:r w:rsidR="00E553FB">
        <w:rPr>
          <w:rFonts w:cs="Segoe UI"/>
        </w:rPr>
        <w:fldChar w:fldCharType="begin" w:fldLock="1"/>
      </w:r>
      <w:r w:rsidR="00622F5B">
        <w:rPr>
          <w:rFonts w:cs="Segoe UI"/>
        </w:rPr>
        <w:instrText>ADDIN CSL_CITATION {"citationItems":[{"id":"ITEM-1","itemData":{"DOI":"10.1002/9780470316849.ch6","abstract":"The kernel estimator can be motivated not only as the limiting case of averaged shifted histogram but also by other techniques. The kernel density estimate inherits all the properties of its kernel. It is easy to check that the ratio of asymptotic integrated variance (AIV) to asymptotic integrated squared bias (AISB) in the asymptotic mean integrated squared error (AMISE)* is 4:1. The theoretical analysis of multivariate kernel estimators is same as for frequency polygons save for a few details. The unbiased and biased cross-validation algorithms for histogram are easily extended to both kernel and average shifted histogram (ASH) estimators. Adaptive estimators are made feasible by reducing the dimension of the adaptive smoothing function. This chapter presents a survey of kernel methods by revisiting several options for computing a kernel estimator on an equally spaced mesh based on a sample of size n.","author":[{"dropping-particle":"","family":"The University of Edinburgh","given":"","non-dropping-particle":"","parse-names":false,"suffix":""}],"id":"ITEM-1","issued":{"date-parts":[["2008"]]},"page":"125-193","title":"Kernel Density Estimators","type":"chapter"},"uris":["http://www.mendeley.com/documents/?uuid=a3a10113-4de6-31b2-9204-db3566fd051a"]}],"mendeley":{"formattedCitation":"(The University of Edinburgh, 2008)","plainTextFormattedCitation":"(The University of Edinburgh, 2008)","previouslyFormattedCitation":"(The University of Edinburgh, 2008)"},"properties":{"noteIndex":0},"schema":"https://github.com/citation-style-language/schema/raw/master/csl-citation.json"}</w:instrText>
      </w:r>
      <w:r w:rsidR="00E553FB">
        <w:rPr>
          <w:rFonts w:cs="Segoe UI"/>
        </w:rPr>
        <w:fldChar w:fldCharType="separate"/>
      </w:r>
      <w:r w:rsidR="00E553FB" w:rsidRPr="00E553FB">
        <w:rPr>
          <w:rFonts w:cs="Segoe UI"/>
          <w:noProof/>
        </w:rPr>
        <w:t>(The University of Edinburgh, 2008)</w:t>
      </w:r>
      <w:r w:rsidR="00E553FB">
        <w:rPr>
          <w:rFonts w:cs="Segoe UI"/>
        </w:rPr>
        <w:fldChar w:fldCharType="end"/>
      </w:r>
      <w:r w:rsidR="00222F2A">
        <w:rPr>
          <w:rFonts w:cs="Segoe UI"/>
        </w:rPr>
        <w:t xml:space="preserve"> y de esta manera obtener una función de lo que representa el histograma de los datos</w:t>
      </w:r>
      <w:r w:rsidR="009B6A60">
        <w:rPr>
          <w:rFonts w:cs="Segoe UI"/>
        </w:rPr>
        <w:t xml:space="preserve">. </w:t>
      </w:r>
    </w:p>
    <w:p w14:paraId="33C5DD85" w14:textId="33B27BEE" w:rsidR="00000958" w:rsidRDefault="009B6A60" w:rsidP="00FB71F4">
      <w:pPr>
        <w:rPr>
          <w:rFonts w:cs="Segoe UI"/>
        </w:rPr>
      </w:pPr>
      <w:r>
        <w:rPr>
          <w:rFonts w:cs="Segoe UI"/>
        </w:rPr>
        <w:t xml:space="preserve">Para </w:t>
      </w:r>
      <w:r w:rsidR="00F26BAF">
        <w:rPr>
          <w:rFonts w:cs="Segoe UI"/>
        </w:rPr>
        <w:t>calcular</w:t>
      </w:r>
      <w:r>
        <w:rPr>
          <w:rFonts w:cs="Segoe UI"/>
        </w:rPr>
        <w:t xml:space="preserve"> el valor del </w:t>
      </w:r>
      <w:r w:rsidR="00F26BAF">
        <w:rPr>
          <w:rFonts w:cs="Segoe UI"/>
        </w:rPr>
        <w:t xml:space="preserve">ruido, el proceso a seguir es encontrar el máximo valor que posee </w:t>
      </w:r>
      <w:r w:rsidR="001806B2">
        <w:rPr>
          <w:rFonts w:cs="Segoe UI"/>
        </w:rPr>
        <w:t>la función d</w:t>
      </w:r>
      <w:r w:rsidR="00F26BAF">
        <w:rPr>
          <w:rFonts w:cs="Segoe UI"/>
        </w:rPr>
        <w:t xml:space="preserve">el KDE en su eje y, para </w:t>
      </w:r>
      <w:r w:rsidR="001806B2">
        <w:rPr>
          <w:rFonts w:cs="Segoe UI"/>
        </w:rPr>
        <w:t>hallar</w:t>
      </w:r>
      <w:r w:rsidR="00F26BAF">
        <w:rPr>
          <w:rFonts w:cs="Segoe UI"/>
        </w:rPr>
        <w:t xml:space="preserve"> a qu</w:t>
      </w:r>
      <w:r w:rsidR="00901681">
        <w:rPr>
          <w:rFonts w:cs="Segoe UI"/>
        </w:rPr>
        <w:t>é</w:t>
      </w:r>
      <w:r w:rsidR="00F26BAF">
        <w:rPr>
          <w:rFonts w:cs="Segoe UI"/>
        </w:rPr>
        <w:t xml:space="preserve"> valor corresponde del histograma en el eje x. En el caso de la figura </w:t>
      </w:r>
      <w:r w:rsidR="00B46255">
        <w:rPr>
          <w:rFonts w:cs="Segoe UI"/>
        </w:rPr>
        <w:t>9</w:t>
      </w:r>
      <w:r w:rsidR="00F26BAF">
        <w:rPr>
          <w:rFonts w:cs="Segoe UI"/>
        </w:rPr>
        <w:t xml:space="preserve">, </w:t>
      </w:r>
      <w:r w:rsidR="00901681">
        <w:rPr>
          <w:rFonts w:cs="Segoe UI"/>
        </w:rPr>
        <w:t>el</w:t>
      </w:r>
      <w:r w:rsidR="00F26BAF">
        <w:rPr>
          <w:rFonts w:cs="Segoe UI"/>
        </w:rPr>
        <w:t xml:space="preserve"> valor corresponde a </w:t>
      </w:r>
      <w:r w:rsidR="002926A5">
        <w:rPr>
          <w:rFonts w:cs="Segoe UI"/>
        </w:rPr>
        <w:t>251,72 milisegundos, que es el ruido para este usuario si no se tuviera en cuenta la fecha en la que se crearon los datos.</w:t>
      </w:r>
    </w:p>
    <w:p w14:paraId="6E18736B" w14:textId="569723E3" w:rsidR="00F3090E" w:rsidRDefault="00000958" w:rsidP="00FB71F4">
      <w:pPr>
        <w:rPr>
          <w:rFonts w:cs="Segoe UI"/>
        </w:rPr>
      </w:pPr>
      <w:r>
        <w:rPr>
          <w:noProof/>
        </w:rPr>
        <w:lastRenderedPageBreak/>
        <mc:AlternateContent>
          <mc:Choice Requires="wps">
            <w:drawing>
              <wp:anchor distT="0" distB="0" distL="114300" distR="114300" simplePos="0" relativeHeight="251674624" behindDoc="0" locked="0" layoutInCell="1" allowOverlap="1" wp14:anchorId="7F48A556" wp14:editId="69DC9E7D">
                <wp:simplePos x="0" y="0"/>
                <wp:positionH relativeFrom="column">
                  <wp:posOffset>0</wp:posOffset>
                </wp:positionH>
                <wp:positionV relativeFrom="paragraph">
                  <wp:posOffset>2033905</wp:posOffset>
                </wp:positionV>
                <wp:extent cx="561213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1FD0BD9" w14:textId="34E7369E" w:rsidR="005D2FA6" w:rsidRPr="00C94CC7" w:rsidRDefault="005D2FA6" w:rsidP="00000958">
                            <w:pPr>
                              <w:pStyle w:val="Descripcin"/>
                              <w:rPr>
                                <w:rFonts w:ascii="Segoe UI" w:hAnsi="Segoe UI"/>
                                <w:noProof/>
                                <w:sz w:val="24"/>
                                <w:lang w:val="es-CO" w:eastAsia="es-CO"/>
                              </w:rPr>
                            </w:pPr>
                            <w:bookmarkStart w:id="87" w:name="_Toc26973194"/>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9</w:t>
                            </w:r>
                            <w:r>
                              <w:fldChar w:fldCharType="end"/>
                            </w:r>
                            <w:r w:rsidRPr="004570F3">
                              <w:rPr>
                                <w:lang w:val="es-ES"/>
                              </w:rPr>
                              <w:t xml:space="preserve"> Histograma global para un usuario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8A556" id="Cuadro de texto 16" o:spid="_x0000_s1033" type="#_x0000_t202" style="position:absolute;left:0;text-align:left;margin-left:0;margin-top:160.15pt;width:44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" stroked="f">
                <v:textbox style="mso-fit-shape-to-text:t" inset="0,0,0,0">
                  <w:txbxContent>
                    <w:p w14:paraId="11FD0BD9" w14:textId="34E7369E" w:rsidR="005D2FA6" w:rsidRPr="00C94CC7" w:rsidRDefault="005D2FA6" w:rsidP="00000958">
                      <w:pPr>
                        <w:pStyle w:val="Descripcin"/>
                        <w:rPr>
                          <w:rFonts w:ascii="Segoe UI" w:hAnsi="Segoe UI"/>
                          <w:noProof/>
                          <w:sz w:val="24"/>
                          <w:lang w:val="es-CO" w:eastAsia="es-CO"/>
                        </w:rPr>
                      </w:pPr>
                      <w:bookmarkStart w:id="88" w:name="_Toc26973194"/>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9</w:t>
                      </w:r>
                      <w:r>
                        <w:fldChar w:fldCharType="end"/>
                      </w:r>
                      <w:r w:rsidRPr="004570F3">
                        <w:rPr>
                          <w:lang w:val="es-ES"/>
                        </w:rPr>
                        <w:t xml:space="preserve"> Histograma global para un usuario</w:t>
                      </w:r>
                      <w:bookmarkEnd w:id="88"/>
                    </w:p>
                  </w:txbxContent>
                </v:textbox>
                <w10:wrap type="topAndBottom"/>
              </v:shape>
            </w:pict>
          </mc:Fallback>
        </mc:AlternateContent>
      </w:r>
      <w:r>
        <w:rPr>
          <w:noProof/>
        </w:rPr>
        <w:drawing>
          <wp:anchor distT="0" distB="0" distL="114300" distR="114300" simplePos="0" relativeHeight="251672576" behindDoc="0" locked="0" layoutInCell="1" allowOverlap="1" wp14:anchorId="3E82BDB1" wp14:editId="38B40984">
            <wp:simplePos x="0" y="0"/>
            <wp:positionH relativeFrom="column">
              <wp:posOffset>0</wp:posOffset>
            </wp:positionH>
            <wp:positionV relativeFrom="paragraph">
              <wp:posOffset>276225</wp:posOffset>
            </wp:positionV>
            <wp:extent cx="5612130" cy="1700530"/>
            <wp:effectExtent l="0" t="0" r="762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00530"/>
                    </a:xfrm>
                    <a:prstGeom prst="rect">
                      <a:avLst/>
                    </a:prstGeom>
                  </pic:spPr>
                </pic:pic>
              </a:graphicData>
            </a:graphic>
            <wp14:sizeRelH relativeFrom="page">
              <wp14:pctWidth>0</wp14:pctWidth>
            </wp14:sizeRelH>
            <wp14:sizeRelV relativeFrom="page">
              <wp14:pctHeight>0</wp14:pctHeight>
            </wp14:sizeRelV>
          </wp:anchor>
        </w:drawing>
      </w:r>
    </w:p>
    <w:p w14:paraId="054B87C2" w14:textId="4AF784A5" w:rsidR="002A2E01" w:rsidRDefault="002A2E01" w:rsidP="00FB71F4">
      <w:pPr>
        <w:rPr>
          <w:rFonts w:cs="Segoe UI"/>
        </w:rPr>
      </w:pPr>
    </w:p>
    <w:p w14:paraId="4A78701F" w14:textId="62452DB6" w:rsidR="002926A5" w:rsidRDefault="002926A5" w:rsidP="00FB71F4">
      <w:pPr>
        <w:rPr>
          <w:rFonts w:cs="Segoe UI"/>
        </w:rPr>
      </w:pPr>
      <w:r>
        <w:rPr>
          <w:rFonts w:cs="Segoe UI"/>
        </w:rPr>
        <w:t>Para eliminar el ruido</w:t>
      </w:r>
      <w:r w:rsidR="00216F80">
        <w:rPr>
          <w:rFonts w:cs="Segoe UI"/>
        </w:rPr>
        <w:t xml:space="preserve"> no se utiliza el dato que corresponde al ruido global por usuario, se realiza por fecha ya que al </w:t>
      </w:r>
      <w:r w:rsidR="001806B2">
        <w:rPr>
          <w:rFonts w:cs="Segoe UI"/>
        </w:rPr>
        <w:t>descubrir</w:t>
      </w:r>
      <w:r w:rsidR="00216F80">
        <w:rPr>
          <w:rFonts w:cs="Segoe UI"/>
        </w:rPr>
        <w:t xml:space="preserve"> que en cada fecha el valor es diferente</w:t>
      </w:r>
      <w:r w:rsidR="00475C16">
        <w:rPr>
          <w:rFonts w:cs="Segoe UI"/>
        </w:rPr>
        <w:t xml:space="preserve">, no es posible asumir este ruido como una constante. Por lo tanto, se procede a realizar los mismos cálculos hechos para el </w:t>
      </w:r>
      <w:r w:rsidR="00E7755E">
        <w:rPr>
          <w:rFonts w:cs="Segoe UI"/>
        </w:rPr>
        <w:t>cálculo</w:t>
      </w:r>
      <w:r w:rsidR="00475C16">
        <w:rPr>
          <w:rFonts w:cs="Segoe UI"/>
        </w:rPr>
        <w:t xml:space="preserve"> del ruido global, es decir aplicar la f</w:t>
      </w:r>
      <w:r w:rsidR="00901681">
        <w:rPr>
          <w:rFonts w:cs="Segoe UI"/>
        </w:rPr>
        <w:t>ó</w:t>
      </w:r>
      <w:r w:rsidR="00475C16">
        <w:rPr>
          <w:rFonts w:cs="Segoe UI"/>
        </w:rPr>
        <w:t xml:space="preserve">rmula, crear el histograma y encontrar el punto máximo en el KDE. Al realizar este procedimiento se obtiene una </w:t>
      </w:r>
      <w:r w:rsidR="00E7755E">
        <w:rPr>
          <w:rFonts w:cs="Segoe UI"/>
        </w:rPr>
        <w:t>gráfica</w:t>
      </w:r>
      <w:r w:rsidR="00475C16">
        <w:rPr>
          <w:rFonts w:cs="Segoe UI"/>
        </w:rPr>
        <w:t xml:space="preserve"> como la que se presenta en la figura </w:t>
      </w:r>
      <w:r w:rsidR="00B46255">
        <w:rPr>
          <w:rFonts w:cs="Segoe UI"/>
        </w:rPr>
        <w:t>10</w:t>
      </w:r>
      <w:r w:rsidR="00475C16">
        <w:rPr>
          <w:rFonts w:cs="Segoe UI"/>
        </w:rPr>
        <w:t xml:space="preserve">, que corresponde </w:t>
      </w:r>
      <w:r w:rsidR="00E76D47">
        <w:rPr>
          <w:rFonts w:cs="Segoe UI"/>
        </w:rPr>
        <w:t>al</w:t>
      </w:r>
      <w:r w:rsidR="00475C16">
        <w:rPr>
          <w:rFonts w:cs="Segoe UI"/>
        </w:rPr>
        <w:t xml:space="preserve"> mismo usuario de la figura </w:t>
      </w:r>
      <w:r w:rsidR="00B46255">
        <w:rPr>
          <w:rFonts w:cs="Segoe UI"/>
        </w:rPr>
        <w:t>9</w:t>
      </w:r>
      <w:r w:rsidR="00475C16">
        <w:rPr>
          <w:rFonts w:cs="Segoe UI"/>
        </w:rPr>
        <w:t xml:space="preserve"> pero </w:t>
      </w:r>
      <w:r w:rsidR="001806B2">
        <w:rPr>
          <w:rFonts w:cs="Segoe UI"/>
        </w:rPr>
        <w:t>realizando un filtro para que solo se encuentren datos creados en esta fecha</w:t>
      </w:r>
      <w:r w:rsidR="00475C16">
        <w:rPr>
          <w:rFonts w:cs="Segoe UI"/>
        </w:rPr>
        <w:t>. En este caso el valor del ruido para la fecha en la cual el usuario marc</w:t>
      </w:r>
      <w:r w:rsidR="00901681">
        <w:rPr>
          <w:rFonts w:cs="Segoe UI"/>
        </w:rPr>
        <w:t>ó</w:t>
      </w:r>
      <w:r w:rsidR="00475C16">
        <w:rPr>
          <w:rFonts w:cs="Segoe UI"/>
        </w:rPr>
        <w:t xml:space="preserve"> los pulsos fue de 207,6 milisegundos.</w:t>
      </w:r>
    </w:p>
    <w:p w14:paraId="7F90C711" w14:textId="6E071E03" w:rsidR="002926A5" w:rsidRDefault="002926A5" w:rsidP="00FB71F4">
      <w:pPr>
        <w:rPr>
          <w:rFonts w:cs="Segoe UI"/>
        </w:rPr>
      </w:pPr>
      <w:r>
        <w:rPr>
          <w:noProof/>
        </w:rPr>
        <mc:AlternateContent>
          <mc:Choice Requires="wps">
            <w:drawing>
              <wp:anchor distT="0" distB="0" distL="114300" distR="114300" simplePos="0" relativeHeight="251678720" behindDoc="0" locked="0" layoutInCell="1" allowOverlap="1" wp14:anchorId="22174118" wp14:editId="5447657C">
                <wp:simplePos x="0" y="0"/>
                <wp:positionH relativeFrom="column">
                  <wp:posOffset>0</wp:posOffset>
                </wp:positionH>
                <wp:positionV relativeFrom="paragraph">
                  <wp:posOffset>2082165</wp:posOffset>
                </wp:positionV>
                <wp:extent cx="5612130"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606F46C" w14:textId="676B125C" w:rsidR="005D2FA6" w:rsidRPr="00B25275" w:rsidRDefault="005D2FA6" w:rsidP="002926A5">
                            <w:pPr>
                              <w:pStyle w:val="Descripcin"/>
                              <w:rPr>
                                <w:rFonts w:ascii="Segoe UI" w:hAnsi="Segoe UI"/>
                                <w:noProof/>
                                <w:sz w:val="24"/>
                                <w:lang w:val="es-CO" w:eastAsia="es-CO"/>
                              </w:rPr>
                            </w:pPr>
                            <w:bookmarkStart w:id="89" w:name="_Toc26973195"/>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10</w:t>
                            </w:r>
                            <w:r>
                              <w:fldChar w:fldCharType="end"/>
                            </w:r>
                            <w:r w:rsidRPr="004570F3">
                              <w:rPr>
                                <w:lang w:val="es-ES"/>
                              </w:rPr>
                              <w:t xml:space="preserve">  Histograma de una sola fecha para un usuario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74118" id="Cuadro de texto 18" o:spid="_x0000_s1034" type="#_x0000_t202" style="position:absolute;left:0;text-align:left;margin-left:0;margin-top:163.95pt;width:441.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" stroked="f">
                <v:textbox style="mso-fit-shape-to-text:t" inset="0,0,0,0">
                  <w:txbxContent>
                    <w:p w14:paraId="4606F46C" w14:textId="676B125C" w:rsidR="005D2FA6" w:rsidRPr="00B25275" w:rsidRDefault="005D2FA6" w:rsidP="002926A5">
                      <w:pPr>
                        <w:pStyle w:val="Descripcin"/>
                        <w:rPr>
                          <w:rFonts w:ascii="Segoe UI" w:hAnsi="Segoe UI"/>
                          <w:noProof/>
                          <w:sz w:val="24"/>
                          <w:lang w:val="es-CO" w:eastAsia="es-CO"/>
                        </w:rPr>
                      </w:pPr>
                      <w:bookmarkStart w:id="90" w:name="_Toc26973195"/>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10</w:t>
                      </w:r>
                      <w:r>
                        <w:fldChar w:fldCharType="end"/>
                      </w:r>
                      <w:r w:rsidRPr="004570F3">
                        <w:rPr>
                          <w:lang w:val="es-ES"/>
                        </w:rPr>
                        <w:t xml:space="preserve">  Histograma de una sola fecha para un usuario</w:t>
                      </w:r>
                      <w:bookmarkEnd w:id="90"/>
                    </w:p>
                  </w:txbxContent>
                </v:textbox>
                <w10:wrap type="topAndBottom"/>
              </v:shape>
            </w:pict>
          </mc:Fallback>
        </mc:AlternateContent>
      </w:r>
      <w:r>
        <w:rPr>
          <w:noProof/>
        </w:rPr>
        <w:drawing>
          <wp:anchor distT="0" distB="0" distL="114300" distR="114300" simplePos="0" relativeHeight="251676672" behindDoc="0" locked="0" layoutInCell="1" allowOverlap="1" wp14:anchorId="7295A1C1" wp14:editId="716B6CE9">
            <wp:simplePos x="0" y="0"/>
            <wp:positionH relativeFrom="column">
              <wp:posOffset>0</wp:posOffset>
            </wp:positionH>
            <wp:positionV relativeFrom="paragraph">
              <wp:posOffset>284480</wp:posOffset>
            </wp:positionV>
            <wp:extent cx="5612130" cy="1740535"/>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740535"/>
                    </a:xfrm>
                    <a:prstGeom prst="rect">
                      <a:avLst/>
                    </a:prstGeom>
                  </pic:spPr>
                </pic:pic>
              </a:graphicData>
            </a:graphic>
          </wp:anchor>
        </w:drawing>
      </w:r>
    </w:p>
    <w:p w14:paraId="390A47AB" w14:textId="48ED46A3" w:rsidR="00225ADF" w:rsidRDefault="00225ADF" w:rsidP="0093302C">
      <w:pPr>
        <w:rPr>
          <w:rFonts w:cs="Segoe UI"/>
        </w:rPr>
      </w:pPr>
    </w:p>
    <w:p w14:paraId="51BBC35D" w14:textId="55328558" w:rsidR="004A1E26" w:rsidRDefault="004A1E26" w:rsidP="0093302C">
      <w:pPr>
        <w:rPr>
          <w:rFonts w:cs="Segoe UI"/>
        </w:rPr>
      </w:pPr>
      <w:r>
        <w:rPr>
          <w:rFonts w:cs="Segoe UI"/>
        </w:rPr>
        <w:t xml:space="preserve">Ahora, como se cuenta con los valores correspondientes </w:t>
      </w:r>
      <w:r w:rsidR="00E76D47">
        <w:rPr>
          <w:rFonts w:cs="Segoe UI"/>
        </w:rPr>
        <w:t>al</w:t>
      </w:r>
      <w:r>
        <w:rPr>
          <w:rFonts w:cs="Segoe UI"/>
        </w:rPr>
        <w:t xml:space="preserve"> ruido de todos los usuarios en cada fecha que realizaron datos, se puede comenzar a eliminar este ruido de las canciones. Para esto, se recorren tod</w:t>
      </w:r>
      <w:r w:rsidR="00AE122E">
        <w:rPr>
          <w:rFonts w:cs="Segoe UI"/>
        </w:rPr>
        <w:t xml:space="preserve">os los datos de la ubicación de los </w:t>
      </w:r>
      <w:r w:rsidR="00A81531">
        <w:rPr>
          <w:rFonts w:cs="Segoe UI"/>
        </w:rPr>
        <w:t>pulso</w:t>
      </w:r>
      <w:r w:rsidR="00AE122E">
        <w:rPr>
          <w:rFonts w:cs="Segoe UI"/>
        </w:rPr>
        <w:t>s</w:t>
      </w:r>
      <w:r>
        <w:rPr>
          <w:rFonts w:cs="Segoe UI"/>
        </w:rPr>
        <w:t xml:space="preserve"> </w:t>
      </w:r>
      <w:r>
        <w:rPr>
          <w:rFonts w:cs="Segoe UI"/>
        </w:rPr>
        <w:lastRenderedPageBreak/>
        <w:t xml:space="preserve">teniendo en cuenta en </w:t>
      </w:r>
      <w:r w:rsidR="00E7755E">
        <w:rPr>
          <w:rFonts w:cs="Segoe UI"/>
        </w:rPr>
        <w:t>qué</w:t>
      </w:r>
      <w:r>
        <w:rPr>
          <w:rFonts w:cs="Segoe UI"/>
        </w:rPr>
        <w:t xml:space="preserve"> </w:t>
      </w:r>
      <w:r w:rsidR="00AE122E">
        <w:rPr>
          <w:rFonts w:cs="Segoe UI"/>
        </w:rPr>
        <w:t>fecha fueron realizados y que usuario los marc</w:t>
      </w:r>
      <w:r w:rsidR="003A48B1">
        <w:rPr>
          <w:rFonts w:cs="Segoe UI"/>
        </w:rPr>
        <w:t>ó</w:t>
      </w:r>
      <w:r w:rsidR="00AE122E">
        <w:rPr>
          <w:rFonts w:cs="Segoe UI"/>
        </w:rPr>
        <w:t>, para de esta manera buscar a qu</w:t>
      </w:r>
      <w:r w:rsidR="00901681">
        <w:rPr>
          <w:rFonts w:cs="Segoe UI"/>
        </w:rPr>
        <w:t>é</w:t>
      </w:r>
      <w:r w:rsidR="00AE122E">
        <w:rPr>
          <w:rFonts w:cs="Segoe UI"/>
        </w:rPr>
        <w:t xml:space="preserve"> valor </w:t>
      </w:r>
      <w:r w:rsidR="003A48B1">
        <w:rPr>
          <w:rFonts w:cs="Segoe UI"/>
        </w:rPr>
        <w:t xml:space="preserve">de </w:t>
      </w:r>
      <w:r w:rsidR="00E76D47">
        <w:rPr>
          <w:rFonts w:cs="Segoe UI"/>
        </w:rPr>
        <w:t>retraso</w:t>
      </w:r>
      <w:r w:rsidR="003A48B1">
        <w:rPr>
          <w:rFonts w:cs="Segoe UI"/>
        </w:rPr>
        <w:t xml:space="preserve"> </w:t>
      </w:r>
      <w:r w:rsidR="00AE122E">
        <w:rPr>
          <w:rFonts w:cs="Segoe UI"/>
        </w:rPr>
        <w:t xml:space="preserve">corresponde y restarlo a todos los datos de la serie de tiempo de los </w:t>
      </w:r>
      <w:r w:rsidR="00A81531">
        <w:rPr>
          <w:rFonts w:cs="Segoe UI"/>
        </w:rPr>
        <w:t>pulso</w:t>
      </w:r>
      <w:r w:rsidR="00AE122E">
        <w:rPr>
          <w:rFonts w:cs="Segoe UI"/>
        </w:rPr>
        <w:t>s.</w:t>
      </w:r>
    </w:p>
    <w:p w14:paraId="38DC0BFC" w14:textId="11DC204D" w:rsidR="004A1E26" w:rsidRDefault="004A1E26" w:rsidP="0093302C">
      <w:pPr>
        <w:rPr>
          <w:rFonts w:cs="Segoe UI"/>
        </w:rPr>
      </w:pPr>
    </w:p>
    <w:p w14:paraId="7141CE96" w14:textId="54653576" w:rsidR="00AE122E" w:rsidRDefault="00AE122E" w:rsidP="00BC352D">
      <w:pPr>
        <w:pStyle w:val="Ttulo3"/>
      </w:pPr>
      <w:bookmarkStart w:id="91" w:name="_Toc26965980"/>
      <w:r>
        <w:t>Evaluación de los usuarios</w:t>
      </w:r>
      <w:bookmarkEnd w:id="91"/>
    </w:p>
    <w:p w14:paraId="5A823F6B" w14:textId="170BFFC1" w:rsidR="00BE460B" w:rsidRDefault="00C30344" w:rsidP="00AE122E">
      <w:pPr>
        <w:rPr>
          <w:rFonts w:cs="Segoe UI"/>
        </w:rPr>
      </w:pPr>
      <w:r>
        <w:rPr>
          <w:rFonts w:cs="Segoe UI"/>
        </w:rPr>
        <w:t>Es necesario encontrar</w:t>
      </w:r>
      <w:r w:rsidR="00396A2D">
        <w:rPr>
          <w:rFonts w:cs="Segoe UI"/>
        </w:rPr>
        <w:t xml:space="preserve"> una manera de evaluar el desempeño de cada uno de los usuarios participantes, para esto se pueden crear diferentes tipos de métricas. Una de las formas de evaluación consiste en partir de</w:t>
      </w:r>
      <w:r w:rsidR="00154E54">
        <w:rPr>
          <w:rFonts w:cs="Segoe UI"/>
        </w:rPr>
        <w:t xml:space="preserve"> la función del</w:t>
      </w:r>
      <w:r w:rsidR="00396A2D">
        <w:rPr>
          <w:rFonts w:cs="Segoe UI"/>
        </w:rPr>
        <w:t xml:space="preserve"> KDE</w:t>
      </w:r>
      <w:r w:rsidR="00154E54">
        <w:rPr>
          <w:rFonts w:cs="Segoe UI"/>
        </w:rPr>
        <w:t xml:space="preserve"> perteneciente al histograma</w:t>
      </w:r>
      <w:r w:rsidR="00396A2D">
        <w:rPr>
          <w:rFonts w:cs="Segoe UI"/>
        </w:rPr>
        <w:t xml:space="preserve"> global de cada usuario y compararlo con los demás. Para compararlos, se agregan l</w:t>
      </w:r>
      <w:r w:rsidR="00154E54">
        <w:rPr>
          <w:rFonts w:cs="Segoe UI"/>
        </w:rPr>
        <w:t>a</w:t>
      </w:r>
      <w:r w:rsidR="00396A2D">
        <w:rPr>
          <w:rFonts w:cs="Segoe UI"/>
        </w:rPr>
        <w:t>s dos</w:t>
      </w:r>
      <w:r w:rsidR="00154E54">
        <w:rPr>
          <w:rFonts w:cs="Segoe UI"/>
        </w:rPr>
        <w:t xml:space="preserve"> funciones de</w:t>
      </w:r>
      <w:r w:rsidR="00396A2D">
        <w:rPr>
          <w:rFonts w:cs="Segoe UI"/>
        </w:rPr>
        <w:t xml:space="preserve"> KDE a una </w:t>
      </w:r>
      <w:r w:rsidR="00E7755E">
        <w:rPr>
          <w:rFonts w:cs="Segoe UI"/>
        </w:rPr>
        <w:t>gráfica</w:t>
      </w:r>
      <w:r w:rsidR="00396A2D">
        <w:rPr>
          <w:rFonts w:cs="Segoe UI"/>
        </w:rPr>
        <w:t xml:space="preserve"> y se encuentra la intersección de sus funciones</w:t>
      </w:r>
      <w:r w:rsidR="00DE609F">
        <w:rPr>
          <w:rFonts w:cs="Segoe UI"/>
        </w:rPr>
        <w:t xml:space="preserve"> (figura </w:t>
      </w:r>
      <w:r w:rsidR="00B46255">
        <w:rPr>
          <w:rFonts w:cs="Segoe UI"/>
        </w:rPr>
        <w:t>11</w:t>
      </w:r>
      <w:r w:rsidR="00DE609F">
        <w:rPr>
          <w:rFonts w:cs="Segoe UI"/>
        </w:rPr>
        <w:t xml:space="preserve">), </w:t>
      </w:r>
      <w:r w:rsidR="003D091D">
        <w:rPr>
          <w:rFonts w:cs="Segoe UI"/>
        </w:rPr>
        <w:t xml:space="preserve">de </w:t>
      </w:r>
      <w:r w:rsidR="00DE609F">
        <w:rPr>
          <w:rFonts w:cs="Segoe UI"/>
        </w:rPr>
        <w:t xml:space="preserve">esta intersección </w:t>
      </w:r>
      <w:r w:rsidR="003D091D">
        <w:rPr>
          <w:rFonts w:cs="Segoe UI"/>
        </w:rPr>
        <w:t>se calcula su área bajo la curva para posteriormente agregar este valor</w:t>
      </w:r>
      <w:r w:rsidR="00DE609F">
        <w:rPr>
          <w:rFonts w:cs="Segoe UI"/>
        </w:rPr>
        <w:t xml:space="preserve"> a una matriz de comparaciones. Esta matriz tiene como ejes los identificadores de los usuarios, </w:t>
      </w:r>
      <w:r w:rsidR="00154E54">
        <w:rPr>
          <w:rFonts w:cs="Segoe UI"/>
        </w:rPr>
        <w:t>ya que es necesario tener la capacidad de</w:t>
      </w:r>
      <w:r w:rsidR="00DE609F">
        <w:rPr>
          <w:rFonts w:cs="Segoe UI"/>
        </w:rPr>
        <w:t xml:space="preserve"> acceder a la comparación de dos usuarios específicos en cualquier momento.</w:t>
      </w:r>
    </w:p>
    <w:p w14:paraId="552E529A" w14:textId="2996C156" w:rsidR="00DE609F" w:rsidRDefault="004570F3" w:rsidP="00AE122E">
      <w:pPr>
        <w:rPr>
          <w:rFonts w:cs="Segoe UI"/>
        </w:rPr>
      </w:pPr>
      <w:r>
        <w:rPr>
          <w:noProof/>
        </w:rPr>
        <mc:AlternateContent>
          <mc:Choice Requires="wps">
            <w:drawing>
              <wp:anchor distT="0" distB="0" distL="114300" distR="114300" simplePos="0" relativeHeight="251726848" behindDoc="0" locked="0" layoutInCell="1" allowOverlap="1" wp14:anchorId="6C10AA47" wp14:editId="31C5EB16">
                <wp:simplePos x="0" y="0"/>
                <wp:positionH relativeFrom="column">
                  <wp:posOffset>-7620</wp:posOffset>
                </wp:positionH>
                <wp:positionV relativeFrom="paragraph">
                  <wp:posOffset>1711960</wp:posOffset>
                </wp:positionV>
                <wp:extent cx="561213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F160A97" w14:textId="4B5CC704" w:rsidR="005D2FA6" w:rsidRPr="000E6B32" w:rsidRDefault="005D2FA6" w:rsidP="004570F3">
                            <w:pPr>
                              <w:pStyle w:val="Descripcin"/>
                              <w:rPr>
                                <w:rFonts w:ascii="Segoe UI" w:hAnsi="Segoe UI"/>
                                <w:noProof/>
                                <w:sz w:val="24"/>
                                <w:lang w:val="es-CO" w:eastAsia="es-CO"/>
                              </w:rPr>
                            </w:pPr>
                            <w:bookmarkStart w:id="92" w:name="_Toc26973196"/>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11</w:t>
                            </w:r>
                            <w:r>
                              <w:fldChar w:fldCharType="end"/>
                            </w:r>
                            <w:r w:rsidRPr="004570F3">
                              <w:rPr>
                                <w:lang w:val="es-ES"/>
                              </w:rPr>
                              <w:t xml:space="preserve"> Comparación de dos usuarios usando su KDE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0AA47" id="Cuadro de texto 41" o:spid="_x0000_s1035" type="#_x0000_t202" style="position:absolute;left:0;text-align:left;margin-left:-.6pt;margin-top:134.8pt;width:441.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8fwNAIAAG0EAAAOAAAAZHJzL2Uyb0RvYy54bWysVMFu2zAMvQ/YPwi6L07SNVi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" stroked="f">
                <v:textbox style="mso-fit-shape-to-text:t" inset="0,0,0,0">
                  <w:txbxContent>
                    <w:p w14:paraId="2F160A97" w14:textId="4B5CC704" w:rsidR="005D2FA6" w:rsidRPr="000E6B32" w:rsidRDefault="005D2FA6" w:rsidP="004570F3">
                      <w:pPr>
                        <w:pStyle w:val="Descripcin"/>
                        <w:rPr>
                          <w:rFonts w:ascii="Segoe UI" w:hAnsi="Segoe UI"/>
                          <w:noProof/>
                          <w:sz w:val="24"/>
                          <w:lang w:val="es-CO" w:eastAsia="es-CO"/>
                        </w:rPr>
                      </w:pPr>
                      <w:bookmarkStart w:id="93" w:name="_Toc26973196"/>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11</w:t>
                      </w:r>
                      <w:r>
                        <w:fldChar w:fldCharType="end"/>
                      </w:r>
                      <w:r w:rsidRPr="004570F3">
                        <w:rPr>
                          <w:lang w:val="es-ES"/>
                        </w:rPr>
                        <w:t xml:space="preserve"> Comparación de dos usuarios usando su KDE</w:t>
                      </w:r>
                      <w:bookmarkEnd w:id="93"/>
                    </w:p>
                  </w:txbxContent>
                </v:textbox>
                <w10:wrap type="topAndBottom"/>
              </v:shape>
            </w:pict>
          </mc:Fallback>
        </mc:AlternateContent>
      </w:r>
      <w:r>
        <w:rPr>
          <w:noProof/>
        </w:rPr>
        <w:drawing>
          <wp:anchor distT="0" distB="0" distL="114300" distR="114300" simplePos="0" relativeHeight="251724800" behindDoc="0" locked="0" layoutInCell="1" allowOverlap="1" wp14:anchorId="4D007CD9" wp14:editId="3BF4D86C">
            <wp:simplePos x="0" y="0"/>
            <wp:positionH relativeFrom="margin">
              <wp:align>right</wp:align>
            </wp:positionH>
            <wp:positionV relativeFrom="paragraph">
              <wp:posOffset>553</wp:posOffset>
            </wp:positionV>
            <wp:extent cx="5612130" cy="1654810"/>
            <wp:effectExtent l="0" t="0" r="7620" b="254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654810"/>
                    </a:xfrm>
                    <a:prstGeom prst="rect">
                      <a:avLst/>
                    </a:prstGeom>
                  </pic:spPr>
                </pic:pic>
              </a:graphicData>
            </a:graphic>
          </wp:anchor>
        </w:drawing>
      </w:r>
    </w:p>
    <w:p w14:paraId="1A46B6FC" w14:textId="07480F50" w:rsidR="003D091D" w:rsidRDefault="003D091D" w:rsidP="00AE122E">
      <w:pPr>
        <w:rPr>
          <w:rFonts w:cs="Segoe UI"/>
        </w:rPr>
      </w:pPr>
      <w:r>
        <w:rPr>
          <w:rFonts w:cs="Segoe UI"/>
        </w:rPr>
        <w:t xml:space="preserve">En la figura </w:t>
      </w:r>
      <w:r w:rsidR="00B46255">
        <w:rPr>
          <w:rFonts w:cs="Segoe UI"/>
        </w:rPr>
        <w:t>11</w:t>
      </w:r>
      <w:r>
        <w:rPr>
          <w:rFonts w:cs="Segoe UI"/>
        </w:rPr>
        <w:t xml:space="preserve">, se pueden apreciar 3 funciones de diferentes colores. La función de color azul corresponde al KDE generado a partir de los datos del usuario A, mientras la función de color </w:t>
      </w:r>
      <w:r w:rsidR="004570F3">
        <w:rPr>
          <w:rFonts w:cs="Segoe UI"/>
        </w:rPr>
        <w:t>verde</w:t>
      </w:r>
      <w:r>
        <w:rPr>
          <w:rFonts w:cs="Segoe UI"/>
        </w:rPr>
        <w:t xml:space="preserve"> pertenece al KDE de los datos del usuario B. La función roja punteada, corresponde a la intersección entre estos dos usuarios, a partir de esta función se encuentra su área bajo la curva y se agrega a la matriz de comparaciones anteriormente mencionada.</w:t>
      </w:r>
    </w:p>
    <w:p w14:paraId="204C5830" w14:textId="756B86B6" w:rsidR="009B3221" w:rsidRDefault="00DE609F" w:rsidP="00AE122E">
      <w:pPr>
        <w:rPr>
          <w:rFonts w:cs="Segoe UI"/>
        </w:rPr>
      </w:pPr>
      <w:r>
        <w:rPr>
          <w:rFonts w:cs="Segoe UI"/>
        </w:rPr>
        <w:t>Cuando la matriz est</w:t>
      </w:r>
      <w:r w:rsidR="00901681">
        <w:rPr>
          <w:rFonts w:cs="Segoe UI"/>
        </w:rPr>
        <w:t>á</w:t>
      </w:r>
      <w:r>
        <w:rPr>
          <w:rFonts w:cs="Segoe UI"/>
        </w:rPr>
        <w:t xml:space="preserve"> completa, se procede a realizar un</w:t>
      </w:r>
      <w:r w:rsidR="009B3221">
        <w:rPr>
          <w:rFonts w:cs="Segoe UI"/>
        </w:rPr>
        <w:t xml:space="preserve"> método llamado</w:t>
      </w:r>
      <w:r>
        <w:rPr>
          <w:rFonts w:cs="Segoe UI"/>
        </w:rPr>
        <w:t xml:space="preserve"> </w:t>
      </w:r>
      <w:r w:rsidR="00622F5B" w:rsidRPr="009B3221">
        <w:rPr>
          <w:rFonts w:cs="Segoe UI"/>
          <w:i/>
          <w:iCs/>
        </w:rPr>
        <w:t xml:space="preserve">multidimensional </w:t>
      </w:r>
      <w:proofErr w:type="spellStart"/>
      <w:r w:rsidR="00622F5B" w:rsidRPr="009B3221">
        <w:rPr>
          <w:rFonts w:cs="Segoe UI"/>
          <w:i/>
          <w:iCs/>
        </w:rPr>
        <w:t>scaling</w:t>
      </w:r>
      <w:proofErr w:type="spellEnd"/>
      <w:r>
        <w:rPr>
          <w:rFonts w:cs="Segoe UI"/>
        </w:rPr>
        <w:t xml:space="preserve"> </w:t>
      </w:r>
      <w:r w:rsidR="00622F5B">
        <w:rPr>
          <w:rFonts w:cs="Segoe UI"/>
        </w:rPr>
        <w:t>(</w:t>
      </w:r>
      <w:r>
        <w:rPr>
          <w:rFonts w:cs="Segoe UI"/>
        </w:rPr>
        <w:t>MDS</w:t>
      </w:r>
      <w:r w:rsidR="00622F5B">
        <w:rPr>
          <w:rFonts w:cs="Segoe UI"/>
        </w:rPr>
        <w:t>)</w:t>
      </w:r>
      <w:r w:rsidR="009B3221">
        <w:rPr>
          <w:rFonts w:cs="Segoe UI"/>
        </w:rPr>
        <w:t>,</w:t>
      </w:r>
      <w:r>
        <w:rPr>
          <w:rFonts w:cs="Segoe UI"/>
        </w:rPr>
        <w:t xml:space="preserve"> </w:t>
      </w:r>
      <w:r w:rsidR="009B3221">
        <w:rPr>
          <w:rFonts w:cs="Segoe UI"/>
        </w:rPr>
        <w:t>este brinda</w:t>
      </w:r>
      <w:r w:rsidR="00622F5B">
        <w:rPr>
          <w:rFonts w:cs="Segoe UI"/>
        </w:rPr>
        <w:t xml:space="preserve"> una manera </w:t>
      </w:r>
      <w:r w:rsidR="009B3221">
        <w:rPr>
          <w:rFonts w:cs="Segoe UI"/>
        </w:rPr>
        <w:t>de representar un conjunto de datos en un entorno espacial, permite de esta manera mayor facilidad de interpretación de los datos en comparación con los datos en crudo</w:t>
      </w:r>
      <w:r w:rsidR="00622F5B">
        <w:rPr>
          <w:rFonts w:cs="Segoe UI"/>
        </w:rPr>
        <w:t xml:space="preserve"> </w:t>
      </w:r>
      <w:r w:rsidR="00622F5B">
        <w:rPr>
          <w:rFonts w:cs="Segoe UI"/>
        </w:rPr>
        <w:fldChar w:fldCharType="begin" w:fldLock="1"/>
      </w:r>
      <w:r w:rsidR="00247627">
        <w:rPr>
          <w:rFonts w:cs="Segoe UI"/>
        </w:rPr>
        <w:instrText>ADDIN CSL_CITATION {"citationItems":[{"id":"ITEM-1","itemData":{"DOI":"10.2307/2348396","ISSN":"00390526","abstract":"This outstanding presentation of the fundamentals of multidimensional scaling illustrates the applicability of MDS to a wide variety of disciplines. The first two sections provide ground work in the history and theory of MDS. The final section applies MDS techniques to such diverse fields as physics, marketing, and political science.","author":[{"dropping-particle":"","family":"Pigden","given":"Norman","non-dropping-particle":"","parse-names":false,"suffix":""},{"dropping-particle":"","family":"Young","given":"Forrest W.","non-dropping-particle":"","parse-names":false,"suffix":""},{"dropping-particle":"","family":"Hamer","given":"Robert M.","non-dropping-particle":"","parse-names":false,"suffix":""}],"container-title":"The Statistician","id":"ITEM-1","issue":"1","issued":{"date-parts":[["1988"]]},"page":"90","title":"Multidimensional Scaling: History, Theory and Applications.","type":"article-journal","volume":"37"},"uris":["http://www.mendeley.com/documents/?uuid=f2c5322f-907b-446d-8fd9-656f6b782941"]}],"mendeley":{"formattedCitation":"(Pigden, Young, &amp; Hamer, 1988)","plainTextFormattedCitation":"(Pigden, Young, &amp; Hamer, 1988)","previouslyFormattedCitation":"(Pigden, Young, &amp; Hamer, 1988)"},"properties":{"noteIndex":0},"schema":"https://github.com/citation-style-language/schema/raw/master/csl-citation.json"}</w:instrText>
      </w:r>
      <w:r w:rsidR="00622F5B">
        <w:rPr>
          <w:rFonts w:cs="Segoe UI"/>
        </w:rPr>
        <w:fldChar w:fldCharType="separate"/>
      </w:r>
      <w:r w:rsidR="00622F5B" w:rsidRPr="00622F5B">
        <w:rPr>
          <w:rFonts w:cs="Segoe UI"/>
          <w:noProof/>
        </w:rPr>
        <w:t>(Pigden, Young, &amp; Hamer, 1988)</w:t>
      </w:r>
      <w:r w:rsidR="00622F5B">
        <w:rPr>
          <w:rFonts w:cs="Segoe UI"/>
        </w:rPr>
        <w:fldChar w:fldCharType="end"/>
      </w:r>
      <w:r w:rsidR="00622F5B">
        <w:rPr>
          <w:rFonts w:cs="Segoe UI"/>
        </w:rPr>
        <w:t>.</w:t>
      </w:r>
      <w:r>
        <w:rPr>
          <w:rFonts w:cs="Segoe UI"/>
        </w:rPr>
        <w:t xml:space="preserve"> Lo que se busca con este resultado es</w:t>
      </w:r>
      <w:r w:rsidR="0077124F">
        <w:rPr>
          <w:rFonts w:cs="Segoe UI"/>
        </w:rPr>
        <w:t xml:space="preserve"> poder ubicar a los usuarios </w:t>
      </w:r>
      <w:r w:rsidR="0077124F">
        <w:rPr>
          <w:rFonts w:cs="Segoe UI"/>
        </w:rPr>
        <w:lastRenderedPageBreak/>
        <w:t xml:space="preserve">en una </w:t>
      </w:r>
      <w:r w:rsidR="00E7755E">
        <w:rPr>
          <w:rFonts w:cs="Segoe UI"/>
        </w:rPr>
        <w:t>gráfica</w:t>
      </w:r>
      <w:r w:rsidR="0077124F">
        <w:rPr>
          <w:rFonts w:cs="Segoe UI"/>
        </w:rPr>
        <w:t xml:space="preserve"> en donde se pueda apreciar las distancias entre cada uno de ellos. En </w:t>
      </w:r>
      <w:r w:rsidR="00B11EF5">
        <w:rPr>
          <w:noProof/>
        </w:rPr>
        <mc:AlternateContent>
          <mc:Choice Requires="wps">
            <w:drawing>
              <wp:anchor distT="0" distB="0" distL="114300" distR="114300" simplePos="0" relativeHeight="251771904" behindDoc="0" locked="0" layoutInCell="1" allowOverlap="1" wp14:anchorId="129E635C" wp14:editId="391BDE24">
                <wp:simplePos x="0" y="0"/>
                <wp:positionH relativeFrom="margin">
                  <wp:align>center</wp:align>
                </wp:positionH>
                <wp:positionV relativeFrom="paragraph">
                  <wp:posOffset>2825695</wp:posOffset>
                </wp:positionV>
                <wp:extent cx="3538220" cy="635"/>
                <wp:effectExtent l="0" t="0" r="5080" b="1905"/>
                <wp:wrapTopAndBottom/>
                <wp:docPr id="19" name="Cuadro de texto 19"/>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5E2BA7DD" w14:textId="77777777" w:rsidR="00942E75" w:rsidRPr="00337FDC" w:rsidRDefault="00942E75" w:rsidP="00942E75">
                            <w:pPr>
                              <w:pStyle w:val="Descripcin"/>
                              <w:rPr>
                                <w:rFonts w:ascii="Segoe UI" w:hAnsi="Segoe UI"/>
                                <w:noProof/>
                                <w:sz w:val="24"/>
                                <w:lang w:val="es-CO" w:eastAsia="es-CO"/>
                              </w:rPr>
                            </w:pPr>
                            <w:bookmarkStart w:id="94" w:name="_Toc26973197"/>
                            <w:r w:rsidRPr="004570F3">
                              <w:rPr>
                                <w:lang w:val="es-ES"/>
                              </w:rPr>
                              <w:t xml:space="preserve">Figura  </w:t>
                            </w:r>
                            <w:r>
                              <w:fldChar w:fldCharType="begin"/>
                            </w:r>
                            <w:r w:rsidRPr="004570F3">
                              <w:rPr>
                                <w:lang w:val="es-ES"/>
                              </w:rPr>
                              <w:instrText xml:space="preserve"> SEQ Figura_ \* ARABIC </w:instrText>
                            </w:r>
                            <w:r>
                              <w:fldChar w:fldCharType="separate"/>
                            </w:r>
                            <w:r>
                              <w:rPr>
                                <w:noProof/>
                                <w:lang w:val="es-ES"/>
                              </w:rPr>
                              <w:t>12</w:t>
                            </w:r>
                            <w:r>
                              <w:fldChar w:fldCharType="end"/>
                            </w:r>
                            <w:r w:rsidRPr="004570F3">
                              <w:rPr>
                                <w:lang w:val="es-ES"/>
                              </w:rPr>
                              <w:t xml:space="preserve"> Multidimensional </w:t>
                            </w:r>
                            <w:proofErr w:type="spellStart"/>
                            <w:r w:rsidRPr="004570F3">
                              <w:rPr>
                                <w:lang w:val="es-ES"/>
                              </w:rPr>
                              <w:t>scaling</w:t>
                            </w:r>
                            <w:proofErr w:type="spellEnd"/>
                            <w:r w:rsidRPr="004570F3">
                              <w:rPr>
                                <w:lang w:val="es-ES"/>
                              </w:rPr>
                              <w:t xml:space="preserve"> para la matriz de comparaciones.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9E635C" id="Cuadro de texto 19" o:spid="_x0000_s1036" type="#_x0000_t202" style="position:absolute;left:0;text-align:left;margin-left:0;margin-top:222.5pt;width:278.6pt;height:.05pt;z-index:2517719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" stroked="f">
                <v:textbox style="mso-fit-shape-to-text:t" inset="0,0,0,0">
                  <w:txbxContent>
                    <w:p w14:paraId="5E2BA7DD" w14:textId="77777777" w:rsidR="00942E75" w:rsidRPr="00337FDC" w:rsidRDefault="00942E75" w:rsidP="00942E75">
                      <w:pPr>
                        <w:pStyle w:val="Descripcin"/>
                        <w:rPr>
                          <w:rFonts w:ascii="Segoe UI" w:hAnsi="Segoe UI"/>
                          <w:noProof/>
                          <w:sz w:val="24"/>
                          <w:lang w:val="es-CO" w:eastAsia="es-CO"/>
                        </w:rPr>
                      </w:pPr>
                      <w:bookmarkStart w:id="95" w:name="_Toc26973197"/>
                      <w:r w:rsidRPr="004570F3">
                        <w:rPr>
                          <w:lang w:val="es-ES"/>
                        </w:rPr>
                        <w:t xml:space="preserve">Figura  </w:t>
                      </w:r>
                      <w:r>
                        <w:fldChar w:fldCharType="begin"/>
                      </w:r>
                      <w:r w:rsidRPr="004570F3">
                        <w:rPr>
                          <w:lang w:val="es-ES"/>
                        </w:rPr>
                        <w:instrText xml:space="preserve"> SEQ Figura_ \* ARABIC </w:instrText>
                      </w:r>
                      <w:r>
                        <w:fldChar w:fldCharType="separate"/>
                      </w:r>
                      <w:r>
                        <w:rPr>
                          <w:noProof/>
                          <w:lang w:val="es-ES"/>
                        </w:rPr>
                        <w:t>12</w:t>
                      </w:r>
                      <w:r>
                        <w:fldChar w:fldCharType="end"/>
                      </w:r>
                      <w:r w:rsidRPr="004570F3">
                        <w:rPr>
                          <w:lang w:val="es-ES"/>
                        </w:rPr>
                        <w:t xml:space="preserve"> Multidimensional </w:t>
                      </w:r>
                      <w:proofErr w:type="spellStart"/>
                      <w:r w:rsidRPr="004570F3">
                        <w:rPr>
                          <w:lang w:val="es-ES"/>
                        </w:rPr>
                        <w:t>scaling</w:t>
                      </w:r>
                      <w:proofErr w:type="spellEnd"/>
                      <w:r w:rsidRPr="004570F3">
                        <w:rPr>
                          <w:lang w:val="es-ES"/>
                        </w:rPr>
                        <w:t xml:space="preserve"> para la matriz de comparaciones.</w:t>
                      </w:r>
                      <w:bookmarkEnd w:id="95"/>
                    </w:p>
                  </w:txbxContent>
                </v:textbox>
                <w10:wrap type="topAndBottom" anchorx="margin"/>
              </v:shape>
            </w:pict>
          </mc:Fallback>
        </mc:AlternateContent>
      </w:r>
      <w:r w:rsidR="00B11EF5">
        <w:rPr>
          <w:noProof/>
        </w:rPr>
        <w:drawing>
          <wp:anchor distT="0" distB="0" distL="114300" distR="114300" simplePos="0" relativeHeight="251769856" behindDoc="0" locked="0" layoutInCell="1" allowOverlap="1" wp14:anchorId="6673A069" wp14:editId="0C9F1CB0">
            <wp:simplePos x="0" y="0"/>
            <wp:positionH relativeFrom="margin">
              <wp:align>center</wp:align>
            </wp:positionH>
            <wp:positionV relativeFrom="page">
              <wp:posOffset>1864636</wp:posOffset>
            </wp:positionV>
            <wp:extent cx="2400935" cy="200406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50978"/>
                    <a:stretch/>
                  </pic:blipFill>
                  <pic:spPr bwMode="auto">
                    <a:xfrm>
                      <a:off x="0" y="0"/>
                      <a:ext cx="2400935"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124F">
        <w:rPr>
          <w:rFonts w:cs="Segoe UI"/>
        </w:rPr>
        <w:t xml:space="preserve">la figura </w:t>
      </w:r>
      <w:r w:rsidR="00942E75">
        <w:rPr>
          <w:rFonts w:cs="Segoe UI"/>
        </w:rPr>
        <w:t>12</w:t>
      </w:r>
      <w:r w:rsidR="0077124F">
        <w:rPr>
          <w:rFonts w:cs="Segoe UI"/>
        </w:rPr>
        <w:t xml:space="preserve"> se puede encontrar el gr</w:t>
      </w:r>
      <w:r w:rsidR="00901681">
        <w:rPr>
          <w:rFonts w:cs="Segoe UI"/>
        </w:rPr>
        <w:t>á</w:t>
      </w:r>
      <w:r w:rsidR="0077124F">
        <w:rPr>
          <w:rFonts w:cs="Segoe UI"/>
        </w:rPr>
        <w:t>fico correspondiente al MDS</w:t>
      </w:r>
      <w:r w:rsidR="009B3221">
        <w:rPr>
          <w:rFonts w:cs="Segoe UI"/>
        </w:rPr>
        <w:t>.</w:t>
      </w:r>
    </w:p>
    <w:p w14:paraId="01C0CFA7" w14:textId="4D42BECE" w:rsidR="00CC6D22" w:rsidRDefault="00CC6D22" w:rsidP="00AE122E">
      <w:pPr>
        <w:rPr>
          <w:rFonts w:cs="Segoe UI"/>
        </w:rPr>
      </w:pPr>
    </w:p>
    <w:p w14:paraId="11F08935" w14:textId="1EDBEDC4" w:rsidR="00942E75" w:rsidRDefault="00942E75" w:rsidP="00AE122E">
      <w:pPr>
        <w:rPr>
          <w:rFonts w:cs="Segoe UI"/>
        </w:rPr>
      </w:pPr>
    </w:p>
    <w:p w14:paraId="2D1B6460" w14:textId="11F98AED" w:rsidR="00AE122E" w:rsidRDefault="0077124F" w:rsidP="00AE122E">
      <w:pPr>
        <w:rPr>
          <w:rFonts w:cs="Segoe UI"/>
        </w:rPr>
      </w:pPr>
      <w:r>
        <w:rPr>
          <w:rFonts w:cs="Segoe UI"/>
        </w:rPr>
        <w:t xml:space="preserve">Las otras </w:t>
      </w:r>
      <w:r w:rsidR="000B0245">
        <w:rPr>
          <w:rFonts w:cs="Segoe UI"/>
        </w:rPr>
        <w:t>métricas</w:t>
      </w:r>
      <w:r>
        <w:rPr>
          <w:rFonts w:cs="Segoe UI"/>
        </w:rPr>
        <w:t xml:space="preserve"> que se obtuvieron de las series de tiempo de los </w:t>
      </w:r>
      <w:r w:rsidR="00A81531">
        <w:rPr>
          <w:rFonts w:cs="Segoe UI"/>
        </w:rPr>
        <w:t>pulso</w:t>
      </w:r>
      <w:r>
        <w:rPr>
          <w:rFonts w:cs="Segoe UI"/>
        </w:rPr>
        <w:t xml:space="preserve">s fueron la desviación estándar, </w:t>
      </w:r>
      <w:r w:rsidR="00431B2F">
        <w:rPr>
          <w:rFonts w:cs="Segoe UI"/>
        </w:rPr>
        <w:t>media</w:t>
      </w:r>
      <w:r>
        <w:rPr>
          <w:rFonts w:cs="Segoe UI"/>
        </w:rPr>
        <w:t xml:space="preserve"> y </w:t>
      </w:r>
      <w:r w:rsidR="00E76D47">
        <w:rPr>
          <w:rFonts w:cs="Segoe UI"/>
        </w:rPr>
        <w:t>sharpe</w:t>
      </w:r>
      <w:r>
        <w:rPr>
          <w:rFonts w:cs="Segoe UI"/>
        </w:rPr>
        <w:t xml:space="preserve"> ratio. </w:t>
      </w:r>
      <w:r w:rsidR="000B0245">
        <w:rPr>
          <w:rFonts w:cs="Segoe UI"/>
        </w:rPr>
        <w:t xml:space="preserve">Después </w:t>
      </w:r>
      <w:r w:rsidR="00CC6D22">
        <w:rPr>
          <w:rFonts w:cs="Segoe UI"/>
        </w:rPr>
        <w:t>realizar el</w:t>
      </w:r>
      <w:r w:rsidR="000B0245">
        <w:rPr>
          <w:rFonts w:cs="Segoe UI"/>
        </w:rPr>
        <w:t xml:space="preserve"> </w:t>
      </w:r>
      <w:r w:rsidR="00CC6D22">
        <w:rPr>
          <w:rFonts w:cs="Segoe UI"/>
        </w:rPr>
        <w:t>análisis de</w:t>
      </w:r>
      <w:r w:rsidR="000B0245">
        <w:rPr>
          <w:rFonts w:cs="Segoe UI"/>
        </w:rPr>
        <w:t xml:space="preserve"> cada una de las métricas se </w:t>
      </w:r>
      <w:r w:rsidR="00CC6D22">
        <w:rPr>
          <w:rFonts w:cs="Segoe UI"/>
        </w:rPr>
        <w:t>toma</w:t>
      </w:r>
      <w:r w:rsidR="000B0245">
        <w:rPr>
          <w:rFonts w:cs="Segoe UI"/>
        </w:rPr>
        <w:t xml:space="preserve"> la decisión de que para evaluar el desempeño de un usuario se </w:t>
      </w:r>
      <w:r w:rsidR="00CC6D22">
        <w:rPr>
          <w:rFonts w:cs="Segoe UI"/>
        </w:rPr>
        <w:t>va a utilizar</w:t>
      </w:r>
      <w:r w:rsidR="000B0245">
        <w:rPr>
          <w:rFonts w:cs="Segoe UI"/>
        </w:rPr>
        <w:t xml:space="preserve"> el </w:t>
      </w:r>
      <w:r w:rsidR="00E76D47">
        <w:rPr>
          <w:rFonts w:cs="Segoe UI"/>
        </w:rPr>
        <w:t>sharpe</w:t>
      </w:r>
      <w:r w:rsidR="000B0245">
        <w:rPr>
          <w:rFonts w:cs="Segoe UI"/>
        </w:rPr>
        <w:t xml:space="preserve"> ratio. </w:t>
      </w:r>
      <w:r w:rsidR="00652FF0">
        <w:rPr>
          <w:rFonts w:cs="Segoe UI"/>
        </w:rPr>
        <w:t xml:space="preserve">Esta es una métrica utilizada especialmente en finanzas para calcular el retorno de una inversión comparado con su riesgo </w:t>
      </w:r>
      <w:r w:rsidR="00247627">
        <w:rPr>
          <w:rFonts w:cs="Segoe UI"/>
        </w:rPr>
        <w:fldChar w:fldCharType="begin" w:fldLock="1"/>
      </w:r>
      <w:r w:rsidR="000F6D34">
        <w:rPr>
          <w:rFonts w:cs="Segoe UI"/>
        </w:rPr>
        <w:instrText>ADDIN CSL_CITATION {"citationItems":[{"id":"ITEM-1","itemData":{"DOI":"10.3905/jpm.1994.409501","ISSN":"0095-4918","abstract":"Over twenty-five years ago, in sharpe (1966) I introduced a measure for the performance of mutual funds and proposed the term reward-to-variability ratio to descripe it (the measure is also descriped in Sharpe [1975]). While the measure has gained considerable popularity, the name has not. Other authors have termed the original version the Sharpe index (Radcliff [1990, p. 286] and Haugen [1993, p. 315]), the Sharpe Measure (Bodie, Kane, and Marcus [1993, p. 804], Elton and Gruber [1991, p. 652], and Reilly [1993, p. 24]), or the Sharpe Ratio (Morningstar [1993, p. 24]). Generalized versions have also appeared under various names (see, for example, BARRA [1992, P. 21] and Capaul, Rowley, and Sharpe [1993, p. 33]). Bowing to increasingly common usage, this article refers to both the original measure and more generalized versions as the Sharpe Ratio. My goal here is to go well beyond the discussion of the original measure in Sharpe [1966] and Sharpe [1975], providing more generality and covering a broader range of applications.","author":[{"dropping-particle":"","family":"Sharpe","given":"William F.","non-dropping-particle":"","parse-names":false,"suffix":""}],"container-title":"The Journal of Portfolio Management","id":"ITEM-1","issue":"1","issued":{"date-parts":[["1994"]]},"page":"49-58","title":"The Sharpe Ratio","type":"article-journal","volume":"21"},"uris":["http://www.mendeley.com/documents/?uuid=848a0522-716d-3b70-8cd0-269850a5a6d4"]}],"mendeley":{"formattedCitation":"(Sharpe, 1994)","plainTextFormattedCitation":"(Sharpe, 1994)","previouslyFormattedCitation":"(Sharpe, 1994)"},"properties":{"noteIndex":0},"schema":"https://github.com/citation-style-language/schema/raw/master/csl-citation.json"}</w:instrText>
      </w:r>
      <w:r w:rsidR="00247627">
        <w:rPr>
          <w:rFonts w:cs="Segoe UI"/>
        </w:rPr>
        <w:fldChar w:fldCharType="separate"/>
      </w:r>
      <w:r w:rsidR="00247627" w:rsidRPr="00247627">
        <w:rPr>
          <w:rFonts w:cs="Segoe UI"/>
          <w:noProof/>
        </w:rPr>
        <w:t>(Sharpe, 1994)</w:t>
      </w:r>
      <w:r w:rsidR="00247627">
        <w:rPr>
          <w:rFonts w:cs="Segoe UI"/>
        </w:rPr>
        <w:fldChar w:fldCharType="end"/>
      </w:r>
      <w:r w:rsidR="000B0245">
        <w:rPr>
          <w:rFonts w:cs="Segoe UI"/>
        </w:rPr>
        <w:t>, donde la persona con un mayor valor va a ser considerada mejor que una con menor valor</w:t>
      </w:r>
      <w:r w:rsidR="00FB201B">
        <w:rPr>
          <w:rFonts w:cs="Segoe UI"/>
        </w:rPr>
        <w:t>.</w:t>
      </w:r>
      <w:r w:rsidR="000B0245">
        <w:rPr>
          <w:rFonts w:cs="Segoe UI"/>
        </w:rPr>
        <w:t xml:space="preserve"> </w:t>
      </w:r>
      <w:r w:rsidR="00FB201B">
        <w:rPr>
          <w:rFonts w:cs="Segoe UI"/>
        </w:rPr>
        <w:t>La</w:t>
      </w:r>
      <w:r w:rsidR="000B0245">
        <w:rPr>
          <w:rFonts w:cs="Segoe UI"/>
        </w:rPr>
        <w:t xml:space="preserve"> fórmula </w:t>
      </w:r>
      <w:r w:rsidR="00FB201B">
        <w:rPr>
          <w:rFonts w:cs="Segoe UI"/>
        </w:rPr>
        <w:t xml:space="preserve">2 corresponde al cálculo del </w:t>
      </w:r>
      <w:r w:rsidR="00E76D47">
        <w:rPr>
          <w:rFonts w:cs="Segoe UI"/>
        </w:rPr>
        <w:t>sharpe</w:t>
      </w:r>
      <w:r w:rsidR="00FB201B">
        <w:rPr>
          <w:rFonts w:cs="Segoe UI"/>
        </w:rPr>
        <w:t xml:space="preserve"> ratio para este proyecto, donde </w:t>
      </w:r>
      <m:oMath>
        <m:r>
          <w:rPr>
            <w:rFonts w:ascii="Cambria Math" w:hAnsi="Cambria Math" w:cs="Segoe UI"/>
          </w:rPr>
          <m:t>sr</m:t>
        </m:r>
      </m:oMath>
      <w:r w:rsidR="00FB201B">
        <w:rPr>
          <w:rFonts w:cs="Segoe UI"/>
        </w:rPr>
        <w:t xml:space="preserve"> es el valor del </w:t>
      </w:r>
      <w:r w:rsidR="00E76D47">
        <w:rPr>
          <w:rFonts w:cs="Segoe UI"/>
        </w:rPr>
        <w:t>sharpe</w:t>
      </w:r>
      <w:r w:rsidR="00FB201B">
        <w:rPr>
          <w:rFonts w:cs="Segoe UI"/>
        </w:rPr>
        <w:t xml:space="preserve"> ratio para el usuario, </w:t>
      </w:r>
      <m:oMath>
        <m:acc>
          <m:accPr>
            <m:chr m:val="̅"/>
            <m:ctrlPr>
              <w:rPr>
                <w:rFonts w:ascii="Cambria Math" w:hAnsi="Cambria Math" w:cs="Segoe UI"/>
                <w:i/>
              </w:rPr>
            </m:ctrlPr>
          </m:accPr>
          <m:e>
            <m:r>
              <w:rPr>
                <w:rFonts w:ascii="Cambria Math" w:hAnsi="Cambria Math" w:cs="Segoe UI"/>
              </w:rPr>
              <m:t>x</m:t>
            </m:r>
          </m:e>
        </m:acc>
      </m:oMath>
      <w:r w:rsidR="00FB201B">
        <w:rPr>
          <w:rFonts w:cs="Segoe UI"/>
        </w:rPr>
        <w:t xml:space="preserve"> es el promedio de los datos</w:t>
      </w:r>
      <w:r w:rsidR="007D00E0">
        <w:rPr>
          <w:rFonts w:cs="Segoe UI"/>
        </w:rPr>
        <w:t xml:space="preserve"> del </w:t>
      </w:r>
      <w:r w:rsidR="00E76D47">
        <w:rPr>
          <w:rFonts w:cs="Segoe UI"/>
        </w:rPr>
        <w:t>retraso</w:t>
      </w:r>
      <w:r w:rsidR="007D00E0">
        <w:rPr>
          <w:rFonts w:cs="Segoe UI"/>
        </w:rPr>
        <w:t xml:space="preserve"> que poseen los</w:t>
      </w:r>
      <w:r w:rsidR="00FB201B">
        <w:rPr>
          <w:rFonts w:cs="Segoe UI"/>
        </w:rPr>
        <w:t xml:space="preserve"> usuario</w:t>
      </w:r>
      <w:r w:rsidR="007D00E0">
        <w:rPr>
          <w:rFonts w:cs="Segoe UI"/>
        </w:rPr>
        <w:t>s</w:t>
      </w:r>
      <w:r w:rsidR="00FB201B">
        <w:rPr>
          <w:rFonts w:cs="Segoe UI"/>
        </w:rPr>
        <w:t xml:space="preserve"> y </w:t>
      </w:r>
      <m:oMath>
        <m:r>
          <w:rPr>
            <w:rFonts w:ascii="Cambria Math" w:hAnsi="Cambria Math" w:cs="Segoe UI"/>
          </w:rPr>
          <m:t>σ</m:t>
        </m:r>
      </m:oMath>
      <w:r w:rsidR="00FB201B">
        <w:rPr>
          <w:rFonts w:cs="Segoe UI"/>
        </w:rPr>
        <w:t xml:space="preserve"> corresponde a la desviación estándar de estos mismos datos.</w:t>
      </w:r>
    </w:p>
    <w:p w14:paraId="39C30B6E" w14:textId="29E42D23" w:rsidR="0077124F" w:rsidRDefault="0077124F" w:rsidP="00AE122E">
      <w:pPr>
        <w:rPr>
          <w:rFonts w:cs="Segoe UI"/>
        </w:rPr>
      </w:pPr>
    </w:p>
    <w:p w14:paraId="31A468B7" w14:textId="5E592CE8" w:rsidR="00247627" w:rsidRDefault="00247627" w:rsidP="00247627">
      <w:pPr>
        <w:jc w:val="center"/>
        <w:rPr>
          <w:rFonts w:cs="Segoe UI"/>
        </w:rPr>
      </w:pPr>
      <m:oMath>
        <m:r>
          <w:rPr>
            <w:rFonts w:ascii="Cambria Math" w:hAnsi="Cambria Math" w:cs="Segoe UI"/>
          </w:rPr>
          <m:t xml:space="preserve">sr= </m:t>
        </m:r>
        <m:f>
          <m:fPr>
            <m:ctrlPr>
              <w:rPr>
                <w:rFonts w:ascii="Cambria Math" w:hAnsi="Cambria Math" w:cs="Segoe UI"/>
                <w:i/>
              </w:rPr>
            </m:ctrlPr>
          </m:fPr>
          <m:num>
            <m:acc>
              <m:accPr>
                <m:chr m:val="̅"/>
                <m:ctrlPr>
                  <w:rPr>
                    <w:rFonts w:ascii="Cambria Math" w:hAnsi="Cambria Math" w:cs="Segoe UI"/>
                    <w:i/>
                  </w:rPr>
                </m:ctrlPr>
              </m:accPr>
              <m:e>
                <m:r>
                  <w:rPr>
                    <w:rFonts w:ascii="Cambria Math" w:hAnsi="Cambria Math" w:cs="Segoe UI"/>
                  </w:rPr>
                  <m:t>x</m:t>
                </m:r>
              </m:e>
            </m:acc>
          </m:num>
          <m:den>
            <m:r>
              <w:rPr>
                <w:rFonts w:ascii="Cambria Math" w:hAnsi="Cambria Math" w:cs="Segoe UI"/>
              </w:rPr>
              <m:t>σ</m:t>
            </m:r>
          </m:den>
        </m:f>
      </m:oMath>
      <w:r>
        <w:rPr>
          <w:rFonts w:cs="Segoe UI"/>
        </w:rPr>
        <w:t xml:space="preserve"> </w:t>
      </w:r>
      <w:r w:rsidR="00FB201B">
        <w:rPr>
          <w:rFonts w:cs="Segoe UI"/>
        </w:rPr>
        <w:t xml:space="preserve">   (2)</w:t>
      </w:r>
    </w:p>
    <w:p w14:paraId="344DDB55" w14:textId="4BE88392" w:rsidR="00247627" w:rsidRDefault="00247627" w:rsidP="00AE122E">
      <w:pPr>
        <w:rPr>
          <w:rFonts w:cs="Segoe UI"/>
        </w:rPr>
      </w:pPr>
    </w:p>
    <w:p w14:paraId="126838A1" w14:textId="39A15E75" w:rsidR="000B0245" w:rsidRDefault="00652FF0" w:rsidP="00AE122E">
      <w:pPr>
        <w:rPr>
          <w:rFonts w:cs="Segoe UI"/>
        </w:rPr>
      </w:pPr>
      <w:r>
        <w:rPr>
          <w:rFonts w:cs="Segoe UI"/>
        </w:rPr>
        <w:t xml:space="preserve">Los colores que se aprecian en la figura </w:t>
      </w:r>
      <w:r w:rsidR="00B11EF5">
        <w:rPr>
          <w:rFonts w:cs="Segoe UI"/>
        </w:rPr>
        <w:t>12</w:t>
      </w:r>
      <w:r>
        <w:rPr>
          <w:rFonts w:cs="Segoe UI"/>
        </w:rPr>
        <w:t xml:space="preserve">, corresponden </w:t>
      </w:r>
      <w:r w:rsidR="00E76D47">
        <w:rPr>
          <w:rFonts w:cs="Segoe UI"/>
        </w:rPr>
        <w:t>al</w:t>
      </w:r>
      <w:r>
        <w:rPr>
          <w:rFonts w:cs="Segoe UI"/>
        </w:rPr>
        <w:t xml:space="preserve"> valor del </w:t>
      </w:r>
      <w:r w:rsidR="00E76D47">
        <w:rPr>
          <w:rFonts w:cs="Segoe UI"/>
        </w:rPr>
        <w:t>sharpe</w:t>
      </w:r>
      <w:r>
        <w:rPr>
          <w:rFonts w:cs="Segoe UI"/>
        </w:rPr>
        <w:t xml:space="preserve"> ratio que posee dicho usuario. </w:t>
      </w:r>
      <w:r w:rsidR="00A71CE0">
        <w:rPr>
          <w:rFonts w:cs="Segoe UI"/>
        </w:rPr>
        <w:t>La relación entre color y usuario se puede encontrar en la figura 1</w:t>
      </w:r>
      <w:r w:rsidR="00012009">
        <w:rPr>
          <w:rFonts w:cs="Segoe UI"/>
        </w:rPr>
        <w:t>3</w:t>
      </w:r>
      <w:r w:rsidR="00A71CE0">
        <w:rPr>
          <w:rFonts w:cs="Segoe UI"/>
        </w:rPr>
        <w:t xml:space="preserve">, donde el eje x corresponde al valor del </w:t>
      </w:r>
      <w:r w:rsidR="00E76D47">
        <w:rPr>
          <w:rFonts w:cs="Segoe UI"/>
        </w:rPr>
        <w:t>sharpe</w:t>
      </w:r>
      <w:r w:rsidR="00A71CE0">
        <w:rPr>
          <w:rFonts w:cs="Segoe UI"/>
        </w:rPr>
        <w:t xml:space="preserve"> ratio, mientras el eje y posee los últimos 3 dígitos de los documentos de identidad de los usuarios.</w:t>
      </w:r>
    </w:p>
    <w:p w14:paraId="40EBBCE6" w14:textId="5579069B" w:rsidR="00652FF0" w:rsidRDefault="00652FF0" w:rsidP="00AE122E">
      <w:pPr>
        <w:rPr>
          <w:rFonts w:cs="Segoe UI"/>
        </w:rPr>
      </w:pPr>
    </w:p>
    <w:p w14:paraId="32456F13" w14:textId="4C08AE00" w:rsidR="00652FF0" w:rsidRDefault="00652FF0" w:rsidP="00AE122E">
      <w:pPr>
        <w:rPr>
          <w:rFonts w:cs="Segoe UI"/>
        </w:rPr>
      </w:pPr>
      <w:r>
        <w:rPr>
          <w:noProof/>
        </w:rPr>
        <w:lastRenderedPageBreak/>
        <mc:AlternateContent>
          <mc:Choice Requires="wps">
            <w:drawing>
              <wp:anchor distT="0" distB="0" distL="114300" distR="114300" simplePos="0" relativeHeight="251694080" behindDoc="0" locked="0" layoutInCell="1" allowOverlap="1" wp14:anchorId="7BD4B215" wp14:editId="421FCB6D">
                <wp:simplePos x="0" y="0"/>
                <wp:positionH relativeFrom="column">
                  <wp:posOffset>443865</wp:posOffset>
                </wp:positionH>
                <wp:positionV relativeFrom="paragraph">
                  <wp:posOffset>2269490</wp:posOffset>
                </wp:positionV>
                <wp:extent cx="4722495"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28FC32A7" w14:textId="151F3261" w:rsidR="005D2FA6" w:rsidRPr="005B571A" w:rsidRDefault="005D2FA6" w:rsidP="00652FF0">
                            <w:pPr>
                              <w:pStyle w:val="Descripcin"/>
                              <w:rPr>
                                <w:rFonts w:ascii="Segoe UI" w:hAnsi="Segoe UI"/>
                                <w:noProof/>
                                <w:sz w:val="24"/>
                                <w:lang w:val="es-CO" w:eastAsia="es-CO"/>
                              </w:rPr>
                            </w:pPr>
                            <w:bookmarkStart w:id="96" w:name="_Toc26973198"/>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13</w:t>
                            </w:r>
                            <w:r>
                              <w:fldChar w:fldCharType="end"/>
                            </w:r>
                            <w:r w:rsidRPr="004570F3">
                              <w:rPr>
                                <w:lang w:val="es-ES"/>
                              </w:rPr>
                              <w:t xml:space="preserve"> Valores del </w:t>
                            </w:r>
                            <w:r>
                              <w:rPr>
                                <w:lang w:val="es-ES"/>
                              </w:rPr>
                              <w:t>sharpe</w:t>
                            </w:r>
                            <w:r w:rsidRPr="004570F3">
                              <w:rPr>
                                <w:lang w:val="es-ES"/>
                              </w:rPr>
                              <w:t xml:space="preserve"> ratio asociados a un color.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4B215" id="Cuadro de texto 22" o:spid="_x0000_s1037" type="#_x0000_t202" style="position:absolute;left:0;text-align:left;margin-left:34.95pt;margin-top:178.7pt;width:371.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" stroked="f">
                <v:textbox style="mso-fit-shape-to-text:t" inset="0,0,0,0">
                  <w:txbxContent>
                    <w:p w14:paraId="28FC32A7" w14:textId="151F3261" w:rsidR="005D2FA6" w:rsidRPr="005B571A" w:rsidRDefault="005D2FA6" w:rsidP="00652FF0">
                      <w:pPr>
                        <w:pStyle w:val="Descripcin"/>
                        <w:rPr>
                          <w:rFonts w:ascii="Segoe UI" w:hAnsi="Segoe UI"/>
                          <w:noProof/>
                          <w:sz w:val="24"/>
                          <w:lang w:val="es-CO" w:eastAsia="es-CO"/>
                        </w:rPr>
                      </w:pPr>
                      <w:bookmarkStart w:id="97" w:name="_Toc26973198"/>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13</w:t>
                      </w:r>
                      <w:r>
                        <w:fldChar w:fldCharType="end"/>
                      </w:r>
                      <w:r w:rsidRPr="004570F3">
                        <w:rPr>
                          <w:lang w:val="es-ES"/>
                        </w:rPr>
                        <w:t xml:space="preserve"> Valores del </w:t>
                      </w:r>
                      <w:r>
                        <w:rPr>
                          <w:lang w:val="es-ES"/>
                        </w:rPr>
                        <w:t>sharpe</w:t>
                      </w:r>
                      <w:r w:rsidRPr="004570F3">
                        <w:rPr>
                          <w:lang w:val="es-ES"/>
                        </w:rPr>
                        <w:t xml:space="preserve"> ratio asociados a un color.</w:t>
                      </w:r>
                      <w:bookmarkEnd w:id="97"/>
                    </w:p>
                  </w:txbxContent>
                </v:textbox>
                <w10:wrap type="topAndBottom"/>
              </v:shape>
            </w:pict>
          </mc:Fallback>
        </mc:AlternateContent>
      </w:r>
      <w:r>
        <w:rPr>
          <w:noProof/>
        </w:rPr>
        <w:drawing>
          <wp:anchor distT="0" distB="0" distL="114300" distR="114300" simplePos="0" relativeHeight="251692032" behindDoc="0" locked="0" layoutInCell="1" allowOverlap="1" wp14:anchorId="511EF76D" wp14:editId="58DEEAAF">
            <wp:simplePos x="0" y="0"/>
            <wp:positionH relativeFrom="margin">
              <wp:align>center</wp:align>
            </wp:positionH>
            <wp:positionV relativeFrom="paragraph">
              <wp:posOffset>299747</wp:posOffset>
            </wp:positionV>
            <wp:extent cx="4722495" cy="1912620"/>
            <wp:effectExtent l="0" t="0" r="1905"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2495" cy="1912620"/>
                    </a:xfrm>
                    <a:prstGeom prst="rect">
                      <a:avLst/>
                    </a:prstGeom>
                  </pic:spPr>
                </pic:pic>
              </a:graphicData>
            </a:graphic>
            <wp14:sizeRelH relativeFrom="margin">
              <wp14:pctWidth>0</wp14:pctWidth>
            </wp14:sizeRelH>
            <wp14:sizeRelV relativeFrom="margin">
              <wp14:pctHeight>0</wp14:pctHeight>
            </wp14:sizeRelV>
          </wp:anchor>
        </w:drawing>
      </w:r>
    </w:p>
    <w:p w14:paraId="38BED46C" w14:textId="0B153F58" w:rsidR="00652FF0" w:rsidRDefault="00652FF0" w:rsidP="00AE122E">
      <w:pPr>
        <w:rPr>
          <w:rFonts w:cs="Segoe UI"/>
        </w:rPr>
      </w:pPr>
    </w:p>
    <w:p w14:paraId="5978C0C4" w14:textId="2168D20F" w:rsidR="000B0245" w:rsidRPr="00870A27" w:rsidRDefault="00870A27" w:rsidP="00AE122E">
      <w:pPr>
        <w:rPr>
          <w:rFonts w:cs="Segoe UI"/>
        </w:rPr>
      </w:pPr>
      <w:r>
        <w:rPr>
          <w:rFonts w:cs="Segoe UI"/>
        </w:rPr>
        <w:t xml:space="preserve">Con el desarrollo del MDS, es posible validar que los usuarios tienen unos datos muy parecidos entre ellos. Debido a que en la figura </w:t>
      </w:r>
      <w:r w:rsidR="00012009">
        <w:rPr>
          <w:rFonts w:cs="Segoe UI"/>
        </w:rPr>
        <w:t>12</w:t>
      </w:r>
      <w:r>
        <w:rPr>
          <w:rFonts w:cs="Segoe UI"/>
        </w:rPr>
        <w:t>, todos los usuarios se encuentran agrupados en el centro y no se presenta ningún usuario atípico, es decir, que se aleje mucho del grupo. Por estos motivos no se procede con la eliminación de los datos de alguno de estos.</w:t>
      </w:r>
    </w:p>
    <w:p w14:paraId="1EFE14DE" w14:textId="77777777" w:rsidR="000B0245" w:rsidRPr="00AE122E" w:rsidRDefault="000B0245" w:rsidP="00AE122E">
      <w:pPr>
        <w:rPr>
          <w:rFonts w:cs="Segoe UI"/>
        </w:rPr>
      </w:pPr>
    </w:p>
    <w:p w14:paraId="4B2C709B" w14:textId="5371053C" w:rsidR="004A1E26" w:rsidRPr="00951FCF" w:rsidRDefault="00AE122E" w:rsidP="00BC352D">
      <w:pPr>
        <w:pStyle w:val="Ttulo3"/>
      </w:pPr>
      <w:bookmarkStart w:id="98" w:name="_Toc26965981"/>
      <w:r>
        <w:t>Unificación de las series de tiempo</w:t>
      </w:r>
      <w:bookmarkEnd w:id="98"/>
    </w:p>
    <w:p w14:paraId="218F83CF" w14:textId="6F654E7E" w:rsidR="00657B79" w:rsidRDefault="00951FCF" w:rsidP="0066500F">
      <w:pPr>
        <w:rPr>
          <w:rFonts w:cs="Segoe UI"/>
        </w:rPr>
      </w:pPr>
      <w:r>
        <w:rPr>
          <w:rFonts w:cs="Segoe UI"/>
        </w:rPr>
        <w:t>Como c</w:t>
      </w:r>
      <w:r w:rsidR="0093302C">
        <w:rPr>
          <w:rFonts w:cs="Segoe UI"/>
        </w:rPr>
        <w:t>ada una de las canciones fue marcada en tres ocasiones por usuarios diferentes, es decir, por cada canción existen tres diferentes listas de tiempos en donde se encuentran los pulsos. Esto genera que se</w:t>
      </w:r>
      <w:r>
        <w:rPr>
          <w:rFonts w:cs="Segoe UI"/>
        </w:rPr>
        <w:t>a necesario</w:t>
      </w:r>
      <w:r w:rsidR="0093302C">
        <w:rPr>
          <w:rFonts w:cs="Segoe UI"/>
        </w:rPr>
        <w:t xml:space="preserve"> proceder con la unificación de las tres listas</w:t>
      </w:r>
      <w:r w:rsidR="002D41FA">
        <w:rPr>
          <w:rFonts w:cs="Segoe UI"/>
        </w:rPr>
        <w:t>.</w:t>
      </w:r>
      <w:r w:rsidR="000032EC">
        <w:rPr>
          <w:rFonts w:cs="Segoe UI"/>
        </w:rPr>
        <w:t xml:space="preserve"> Para esto es necesario</w:t>
      </w:r>
      <w:r>
        <w:rPr>
          <w:rFonts w:cs="Segoe UI"/>
        </w:rPr>
        <w:t xml:space="preserve"> utilizar las </w:t>
      </w:r>
      <w:r w:rsidR="000032EC">
        <w:rPr>
          <w:rFonts w:cs="Segoe UI"/>
        </w:rPr>
        <w:t>métricas</w:t>
      </w:r>
      <w:r>
        <w:rPr>
          <w:rFonts w:cs="Segoe UI"/>
        </w:rPr>
        <w:t xml:space="preserve"> generadas en la sección anterior, en este caso solo se utiliza el valor asociado al </w:t>
      </w:r>
      <w:r w:rsidR="00E76D47">
        <w:rPr>
          <w:rFonts w:cs="Segoe UI"/>
        </w:rPr>
        <w:t>sharpe</w:t>
      </w:r>
      <w:r>
        <w:rPr>
          <w:rFonts w:cs="Segoe UI"/>
        </w:rPr>
        <w:t xml:space="preserve"> ratio de cada usuario. </w:t>
      </w:r>
    </w:p>
    <w:p w14:paraId="5A0F246B" w14:textId="24EE3C54" w:rsidR="00C02EEB" w:rsidRDefault="00C02EEB" w:rsidP="0093302C">
      <w:pPr>
        <w:rPr>
          <w:rFonts w:cs="Segoe UI"/>
        </w:rPr>
      </w:pPr>
      <w:r>
        <w:rPr>
          <w:rFonts w:cs="Segoe UI"/>
        </w:rPr>
        <w:t xml:space="preserve">Al </w:t>
      </w:r>
      <w:r w:rsidR="001B6DD0">
        <w:rPr>
          <w:rFonts w:cs="Segoe UI"/>
        </w:rPr>
        <w:t>contar con</w:t>
      </w:r>
      <w:r>
        <w:rPr>
          <w:rFonts w:cs="Segoe UI"/>
        </w:rPr>
        <w:t xml:space="preserve"> 3 listas de datos provenientes de diferentes usuarios para una sola </w:t>
      </w:r>
      <w:r w:rsidR="0066500F">
        <w:rPr>
          <w:rFonts w:cs="Segoe UI"/>
        </w:rPr>
        <w:t>canción</w:t>
      </w:r>
      <w:r>
        <w:rPr>
          <w:rFonts w:cs="Segoe UI"/>
        </w:rPr>
        <w:t xml:space="preserve">, es claro </w:t>
      </w:r>
      <w:r w:rsidR="0066500F">
        <w:rPr>
          <w:rFonts w:cs="Segoe UI"/>
        </w:rPr>
        <w:t>que,</w:t>
      </w:r>
      <w:r>
        <w:rPr>
          <w:rFonts w:cs="Segoe UI"/>
        </w:rPr>
        <w:t xml:space="preserve"> al tener un factor humano, los datos de las listas van a ser muy diferentes, </w:t>
      </w:r>
      <w:r w:rsidR="0066500F">
        <w:rPr>
          <w:rFonts w:cs="Segoe UI"/>
        </w:rPr>
        <w:t>por ejemplo</w:t>
      </w:r>
      <w:r>
        <w:rPr>
          <w:rFonts w:cs="Segoe UI"/>
        </w:rPr>
        <w:t>,</w:t>
      </w:r>
      <w:r w:rsidR="0066500F">
        <w:rPr>
          <w:rFonts w:cs="Segoe UI"/>
        </w:rPr>
        <w:t xml:space="preserve"> puede que</w:t>
      </w:r>
      <w:r>
        <w:rPr>
          <w:rFonts w:cs="Segoe UI"/>
        </w:rPr>
        <w:t xml:space="preserve"> los usuarios no </w:t>
      </w:r>
      <w:r w:rsidR="00C10262">
        <w:rPr>
          <w:rFonts w:cs="Segoe UI"/>
        </w:rPr>
        <w:t>comienzan</w:t>
      </w:r>
      <w:r>
        <w:rPr>
          <w:rFonts w:cs="Segoe UI"/>
        </w:rPr>
        <w:t xml:space="preserve"> siempre al mismo tiempo las canciones o no marcan los </w:t>
      </w:r>
      <w:r w:rsidR="00A81531">
        <w:rPr>
          <w:rFonts w:cs="Segoe UI"/>
        </w:rPr>
        <w:t>pulso</w:t>
      </w:r>
      <w:r>
        <w:rPr>
          <w:rFonts w:cs="Segoe UI"/>
        </w:rPr>
        <w:t>s que los otros si marcaron, entre otras razones.</w:t>
      </w:r>
      <w:r w:rsidR="00F81046">
        <w:rPr>
          <w:rFonts w:cs="Segoe UI"/>
        </w:rPr>
        <w:t xml:space="preserve"> Por estos motivos, para recorrer los datos se comienza iterando la lista con los </w:t>
      </w:r>
      <w:r w:rsidR="001B6DD0">
        <w:rPr>
          <w:rFonts w:cs="Segoe UI"/>
        </w:rPr>
        <w:t>valores</w:t>
      </w:r>
      <w:r w:rsidR="00F81046">
        <w:rPr>
          <w:rFonts w:cs="Segoe UI"/>
        </w:rPr>
        <w:t xml:space="preserve"> del usuario con </w:t>
      </w:r>
      <w:r w:rsidR="008C44DD">
        <w:rPr>
          <w:rFonts w:cs="Segoe UI"/>
        </w:rPr>
        <w:t xml:space="preserve">un </w:t>
      </w:r>
      <w:r w:rsidR="001B6DD0">
        <w:rPr>
          <w:rFonts w:cs="Segoe UI"/>
        </w:rPr>
        <w:t>nivel</w:t>
      </w:r>
      <w:r w:rsidR="008C44DD">
        <w:rPr>
          <w:rFonts w:cs="Segoe UI"/>
        </w:rPr>
        <w:t xml:space="preserve"> más alto</w:t>
      </w:r>
      <w:r w:rsidR="00F81046">
        <w:rPr>
          <w:rFonts w:cs="Segoe UI"/>
        </w:rPr>
        <w:t xml:space="preserve"> en su </w:t>
      </w:r>
      <w:r w:rsidR="00E76D47">
        <w:rPr>
          <w:rFonts w:cs="Segoe UI"/>
        </w:rPr>
        <w:t>sharpe</w:t>
      </w:r>
      <w:r w:rsidR="00F81046">
        <w:rPr>
          <w:rFonts w:cs="Segoe UI"/>
        </w:rPr>
        <w:t xml:space="preserve"> ratio. Con el valor de la iteración se busca en las otras dos listas si alguno </w:t>
      </w:r>
      <w:r w:rsidR="001B6DD0">
        <w:rPr>
          <w:rFonts w:cs="Segoe UI"/>
        </w:rPr>
        <w:t>d</w:t>
      </w:r>
      <w:r w:rsidR="00F81046">
        <w:rPr>
          <w:rFonts w:cs="Segoe UI"/>
        </w:rPr>
        <w:t xml:space="preserve">e </w:t>
      </w:r>
      <w:r w:rsidR="008C44DD">
        <w:rPr>
          <w:rFonts w:cs="Segoe UI"/>
        </w:rPr>
        <w:t>los otros</w:t>
      </w:r>
      <w:r w:rsidR="00F81046">
        <w:rPr>
          <w:rFonts w:cs="Segoe UI"/>
        </w:rPr>
        <w:t xml:space="preserve"> usuarios </w:t>
      </w:r>
      <w:r w:rsidR="001B6DD0">
        <w:rPr>
          <w:rFonts w:cs="Segoe UI"/>
        </w:rPr>
        <w:t>posee</w:t>
      </w:r>
      <w:r w:rsidR="00F81046">
        <w:rPr>
          <w:rFonts w:cs="Segoe UI"/>
        </w:rPr>
        <w:t xml:space="preserve"> un valor que encuentre a una distancia de 200 milisegundos del valor actual. Estos datos parecidos se </w:t>
      </w:r>
      <w:r w:rsidR="008C44DD">
        <w:rPr>
          <w:rFonts w:cs="Segoe UI"/>
        </w:rPr>
        <w:t>utilizarán</w:t>
      </w:r>
      <w:r w:rsidR="00F81046">
        <w:rPr>
          <w:rFonts w:cs="Segoe UI"/>
        </w:rPr>
        <w:t xml:space="preserve"> para aplicar los siguientes procedimientos, en este caso solo basta con que dos usuarios posean un valor del </w:t>
      </w:r>
      <w:r w:rsidR="00A81531">
        <w:rPr>
          <w:rFonts w:cs="Segoe UI"/>
        </w:rPr>
        <w:t>pulso</w:t>
      </w:r>
      <w:r w:rsidR="00F81046">
        <w:rPr>
          <w:rFonts w:cs="Segoe UI"/>
        </w:rPr>
        <w:t xml:space="preserve"> parecido para poder continuar, </w:t>
      </w:r>
      <w:r w:rsidR="00F81046">
        <w:rPr>
          <w:rFonts w:cs="Segoe UI"/>
        </w:rPr>
        <w:lastRenderedPageBreak/>
        <w:t xml:space="preserve">en caso de que no sean parecidos, se sigue iterando hasta que se encuentre algún valor que los usuarios tengan similar. </w:t>
      </w:r>
    </w:p>
    <w:p w14:paraId="466286F9" w14:textId="50259A1D" w:rsidR="00C84634" w:rsidRDefault="00C02EEB" w:rsidP="0093302C">
      <w:pPr>
        <w:rPr>
          <w:rFonts w:cs="Segoe UI"/>
        </w:rPr>
      </w:pPr>
      <w:r>
        <w:rPr>
          <w:rFonts w:cs="Segoe UI"/>
        </w:rPr>
        <w:t>Además, e</w:t>
      </w:r>
      <w:r w:rsidR="00C84634">
        <w:rPr>
          <w:rFonts w:cs="Segoe UI"/>
        </w:rPr>
        <w:t xml:space="preserve">s necesario calcular un valor adicional denominado </w:t>
      </w:r>
      <w:r w:rsidR="00E76D47">
        <w:rPr>
          <w:rFonts w:cs="Segoe UI"/>
        </w:rPr>
        <w:t>sharpe</w:t>
      </w:r>
      <w:r w:rsidR="00C84634">
        <w:rPr>
          <w:rFonts w:cs="Segoe UI"/>
        </w:rPr>
        <w:t xml:space="preserve"> ratio procesado (</w:t>
      </w:r>
      <m:oMath>
        <m:r>
          <w:rPr>
            <w:rFonts w:ascii="Cambria Math" w:hAnsi="Cambria Math" w:cs="Segoe UI"/>
          </w:rPr>
          <m:t>srp</m:t>
        </m:r>
      </m:oMath>
      <w:r w:rsidR="00C84634">
        <w:rPr>
          <w:rFonts w:cs="Segoe UI"/>
        </w:rPr>
        <w:t>), este valor se calcula para cada uno de los usuarios y cambia dependiendo de la canción. Este valor permite asignar un mayor peso a los usuarios que tengan un</w:t>
      </w:r>
      <w:r w:rsidR="006E2465">
        <w:rPr>
          <w:rFonts w:cs="Segoe UI"/>
        </w:rPr>
        <w:t xml:space="preserve"> </w:t>
      </w:r>
      <w:r w:rsidR="00C84634">
        <w:rPr>
          <w:rFonts w:cs="Segoe UI"/>
        </w:rPr>
        <w:t xml:space="preserve">valor de </w:t>
      </w:r>
      <w:r w:rsidR="00E76D47">
        <w:rPr>
          <w:rFonts w:cs="Segoe UI"/>
        </w:rPr>
        <w:t>sharpe</w:t>
      </w:r>
      <w:r w:rsidR="00C84634">
        <w:rPr>
          <w:rFonts w:cs="Segoe UI"/>
        </w:rPr>
        <w:t xml:space="preserve"> ratio más alto,</w:t>
      </w:r>
      <w:r w:rsidR="006E2465">
        <w:rPr>
          <w:rFonts w:cs="Segoe UI"/>
        </w:rPr>
        <w:t xml:space="preserve"> y penaliza a los usuarios con valores </w:t>
      </w:r>
      <w:r w:rsidR="00C10262">
        <w:rPr>
          <w:rFonts w:cs="Segoe UI"/>
        </w:rPr>
        <w:t>más</w:t>
      </w:r>
      <w:r w:rsidR="006E2465">
        <w:rPr>
          <w:rFonts w:cs="Segoe UI"/>
        </w:rPr>
        <w:t xml:space="preserve"> bajos. </w:t>
      </w:r>
      <w:r w:rsidR="001B6DD0">
        <w:rPr>
          <w:rFonts w:cs="Segoe UI"/>
        </w:rPr>
        <w:t>En la</w:t>
      </w:r>
      <w:r w:rsidR="006E2465">
        <w:rPr>
          <w:rFonts w:cs="Segoe UI"/>
        </w:rPr>
        <w:t xml:space="preserve"> fórmula </w:t>
      </w:r>
      <w:r w:rsidR="00870A27">
        <w:rPr>
          <w:rFonts w:cs="Segoe UI"/>
        </w:rPr>
        <w:t>3</w:t>
      </w:r>
      <w:r w:rsidR="006E2465">
        <w:rPr>
          <w:rFonts w:cs="Segoe UI"/>
        </w:rPr>
        <w:t xml:space="preserve">, el valor </w:t>
      </w:r>
      <m:oMath>
        <m:sSub>
          <m:sSubPr>
            <m:ctrlPr>
              <w:rPr>
                <w:rFonts w:ascii="Cambria Math" w:hAnsi="Cambria Math" w:cs="Segoe UI"/>
                <w:i/>
              </w:rPr>
            </m:ctrlPr>
          </m:sSubPr>
          <m:e>
            <m:r>
              <w:rPr>
                <w:rFonts w:ascii="Cambria Math" w:hAnsi="Cambria Math" w:cs="Segoe UI"/>
              </w:rPr>
              <m:t>srp</m:t>
            </m:r>
          </m:e>
          <m:sub>
            <m:r>
              <w:rPr>
                <w:rFonts w:ascii="Cambria Math" w:hAnsi="Cambria Math" w:cs="Segoe UI"/>
              </w:rPr>
              <m:t>i</m:t>
            </m:r>
          </m:sub>
        </m:sSub>
      </m:oMath>
      <w:r w:rsidR="006E2465">
        <w:rPr>
          <w:rFonts w:cs="Segoe UI"/>
        </w:rPr>
        <w:t xml:space="preserve"> corresponde al cálculo del </w:t>
      </w:r>
      <w:r w:rsidR="00E76D47">
        <w:rPr>
          <w:rFonts w:cs="Segoe UI"/>
        </w:rPr>
        <w:t>sharpe</w:t>
      </w:r>
      <w:r w:rsidR="006E2465">
        <w:rPr>
          <w:rFonts w:cs="Segoe UI"/>
        </w:rPr>
        <w:t xml:space="preserve"> ratio procesado para un usuario</w:t>
      </w:r>
      <w:r w:rsidR="00B91382">
        <w:rPr>
          <w:rFonts w:cs="Segoe UI"/>
        </w:rPr>
        <w:t xml:space="preserve"> y canción. </w:t>
      </w:r>
      <m:oMath>
        <m:sSub>
          <m:sSubPr>
            <m:ctrlPr>
              <w:rPr>
                <w:rFonts w:ascii="Cambria Math" w:hAnsi="Cambria Math" w:cs="Segoe UI"/>
                <w:i/>
              </w:rPr>
            </m:ctrlPr>
          </m:sSubPr>
          <m:e>
            <m:r>
              <w:rPr>
                <w:rFonts w:ascii="Cambria Math" w:hAnsi="Cambria Math" w:cs="Segoe UI"/>
              </w:rPr>
              <m:t>sr</m:t>
            </m:r>
          </m:e>
          <m:sub>
            <m:r>
              <w:rPr>
                <w:rFonts w:ascii="Cambria Math" w:hAnsi="Cambria Math" w:cs="Segoe UI"/>
              </w:rPr>
              <m:t>i</m:t>
            </m:r>
          </m:sub>
        </m:sSub>
      </m:oMath>
      <w:r w:rsidR="00B91382">
        <w:rPr>
          <w:rFonts w:cs="Segoe UI"/>
        </w:rPr>
        <w:t xml:space="preserve"> es el valor del </w:t>
      </w:r>
      <w:r w:rsidR="00E76D47">
        <w:rPr>
          <w:rFonts w:cs="Segoe UI"/>
        </w:rPr>
        <w:t>sharpe</w:t>
      </w:r>
      <w:r w:rsidR="00B91382">
        <w:rPr>
          <w:rFonts w:cs="Segoe UI"/>
        </w:rPr>
        <w:t xml:space="preserve"> ratio de un usuario espec</w:t>
      </w:r>
      <w:r w:rsidR="00901681">
        <w:rPr>
          <w:rFonts w:cs="Segoe UI"/>
        </w:rPr>
        <w:t>í</w:t>
      </w:r>
      <w:r w:rsidR="00B91382">
        <w:rPr>
          <w:rFonts w:cs="Segoe UI"/>
        </w:rPr>
        <w:t xml:space="preserve">fico. El resultado es el </w:t>
      </w:r>
      <w:proofErr w:type="spellStart"/>
      <w:r w:rsidR="00B91382">
        <w:rPr>
          <w:rFonts w:cs="Segoe UI"/>
        </w:rPr>
        <w:t>un</w:t>
      </w:r>
      <w:proofErr w:type="spellEnd"/>
      <w:r w:rsidR="00B91382">
        <w:rPr>
          <w:rFonts w:cs="Segoe UI"/>
        </w:rPr>
        <w:t xml:space="preserve"> el porcentaje de importancia que se le asigna </w:t>
      </w:r>
      <w:r w:rsidR="00494673">
        <w:rPr>
          <w:rFonts w:cs="Segoe UI"/>
        </w:rPr>
        <w:t xml:space="preserve">a los datos </w:t>
      </w:r>
      <w:r w:rsidR="00C10262">
        <w:rPr>
          <w:rFonts w:cs="Segoe UI"/>
        </w:rPr>
        <w:t>del</w:t>
      </w:r>
      <w:r w:rsidR="00494673">
        <w:rPr>
          <w:rFonts w:cs="Segoe UI"/>
        </w:rPr>
        <w:t xml:space="preserve"> respectivo usuario para toda una </w:t>
      </w:r>
      <w:r w:rsidR="0066500F">
        <w:rPr>
          <w:rFonts w:cs="Segoe UI"/>
        </w:rPr>
        <w:t>canción</w:t>
      </w:r>
      <w:r w:rsidR="00494673">
        <w:rPr>
          <w:rFonts w:cs="Segoe UI"/>
        </w:rPr>
        <w:t>.</w:t>
      </w:r>
    </w:p>
    <w:p w14:paraId="532734D5" w14:textId="4DF616A1" w:rsidR="00657B79" w:rsidRDefault="005D2FA6" w:rsidP="00657B79">
      <w:pPr>
        <w:jc w:val="center"/>
        <w:rPr>
          <w:rFonts w:cs="Segoe UI"/>
        </w:rPr>
      </w:pPr>
      <m:oMath>
        <m:sSub>
          <m:sSubPr>
            <m:ctrlPr>
              <w:rPr>
                <w:rFonts w:ascii="Cambria Math" w:hAnsi="Cambria Math" w:cs="Segoe UI"/>
                <w:i/>
              </w:rPr>
            </m:ctrlPr>
          </m:sSubPr>
          <m:e>
            <m:r>
              <w:rPr>
                <w:rFonts w:ascii="Cambria Math" w:hAnsi="Cambria Math" w:cs="Segoe UI"/>
              </w:rPr>
              <m:t>srp</m:t>
            </m:r>
          </m:e>
          <m:sub>
            <m:r>
              <w:rPr>
                <w:rFonts w:ascii="Cambria Math" w:hAnsi="Cambria Math" w:cs="Segoe UI"/>
              </w:rPr>
              <m:t>i</m:t>
            </m:r>
          </m:sub>
        </m:sSub>
        <m:r>
          <w:rPr>
            <w:rFonts w:ascii="Cambria Math" w:hAnsi="Cambria Math" w:cs="Segoe UI"/>
          </w:rPr>
          <m:t>=</m:t>
        </m:r>
        <m:f>
          <m:fPr>
            <m:ctrlPr>
              <w:rPr>
                <w:rFonts w:ascii="Cambria Math" w:hAnsi="Cambria Math" w:cs="Segoe UI"/>
                <w:i/>
              </w:rPr>
            </m:ctrlPr>
          </m:fPr>
          <m:num>
            <m:sSub>
              <m:sSubPr>
                <m:ctrlPr>
                  <w:rPr>
                    <w:rFonts w:ascii="Cambria Math" w:hAnsi="Cambria Math" w:cs="Segoe UI"/>
                    <w:i/>
                  </w:rPr>
                </m:ctrlPr>
              </m:sSubPr>
              <m:e>
                <m:r>
                  <w:rPr>
                    <w:rFonts w:ascii="Cambria Math" w:hAnsi="Cambria Math" w:cs="Segoe UI"/>
                  </w:rPr>
                  <m:t>sr</m:t>
                </m:r>
              </m:e>
              <m:sub>
                <m:r>
                  <w:rPr>
                    <w:rFonts w:ascii="Cambria Math" w:hAnsi="Cambria Math" w:cs="Segoe UI"/>
                  </w:rPr>
                  <m:t>i</m:t>
                </m:r>
              </m:sub>
            </m:sSub>
          </m:num>
          <m:den>
            <m:nary>
              <m:naryPr>
                <m:chr m:val="∑"/>
                <m:limLoc m:val="undOvr"/>
                <m:ctrlPr>
                  <w:rPr>
                    <w:rFonts w:ascii="Cambria Math" w:hAnsi="Cambria Math" w:cs="Segoe UI"/>
                    <w:i/>
                  </w:rPr>
                </m:ctrlPr>
              </m:naryPr>
              <m:sub>
                <m:r>
                  <w:rPr>
                    <w:rFonts w:ascii="Cambria Math" w:hAnsi="Cambria Math" w:cs="Segoe UI"/>
                  </w:rPr>
                  <m:t>i=1</m:t>
                </m:r>
              </m:sub>
              <m:sup>
                <m:r>
                  <w:rPr>
                    <w:rFonts w:ascii="Cambria Math" w:hAnsi="Cambria Math" w:cs="Segoe UI"/>
                  </w:rPr>
                  <m:t>n</m:t>
                </m:r>
              </m:sup>
              <m:e>
                <m:sSub>
                  <m:sSubPr>
                    <m:ctrlPr>
                      <w:rPr>
                        <w:rFonts w:ascii="Cambria Math" w:hAnsi="Cambria Math" w:cs="Segoe UI"/>
                        <w:i/>
                      </w:rPr>
                    </m:ctrlPr>
                  </m:sSubPr>
                  <m:e>
                    <m:r>
                      <w:rPr>
                        <w:rFonts w:ascii="Cambria Math" w:hAnsi="Cambria Math" w:cs="Segoe UI"/>
                      </w:rPr>
                      <m:t>sr</m:t>
                    </m:r>
                  </m:e>
                  <m:sub>
                    <m:r>
                      <w:rPr>
                        <w:rFonts w:ascii="Cambria Math" w:hAnsi="Cambria Math" w:cs="Segoe UI"/>
                      </w:rPr>
                      <m:t>i</m:t>
                    </m:r>
                  </m:sub>
                </m:sSub>
              </m:e>
            </m:nary>
          </m:den>
        </m:f>
      </m:oMath>
      <w:r w:rsidR="00657B79">
        <w:rPr>
          <w:rFonts w:cs="Segoe UI"/>
        </w:rPr>
        <w:t xml:space="preserve">  (</w:t>
      </w:r>
      <w:r w:rsidR="00870A27">
        <w:rPr>
          <w:rFonts w:cs="Segoe UI"/>
        </w:rPr>
        <w:t>3</w:t>
      </w:r>
      <w:r w:rsidR="00657B79">
        <w:rPr>
          <w:rFonts w:cs="Segoe UI"/>
        </w:rPr>
        <w:t>)</w:t>
      </w:r>
    </w:p>
    <w:p w14:paraId="558E678B" w14:textId="77777777" w:rsidR="00657B79" w:rsidRPr="0093302C" w:rsidRDefault="00657B79" w:rsidP="0093302C">
      <w:pPr>
        <w:rPr>
          <w:rFonts w:cs="Segoe UI"/>
        </w:rPr>
      </w:pPr>
    </w:p>
    <w:p w14:paraId="15B9D43F" w14:textId="264578A0" w:rsidR="00E91C48" w:rsidRDefault="006E2465" w:rsidP="00E91C48">
      <w:pPr>
        <w:rPr>
          <w:rFonts w:cs="Segoe UI"/>
        </w:rPr>
      </w:pPr>
      <w:r>
        <w:rPr>
          <w:rFonts w:cs="Segoe UI"/>
        </w:rPr>
        <w:t>Posteriormente, s</w:t>
      </w:r>
      <w:r w:rsidR="0093302C" w:rsidRPr="00E91C48">
        <w:rPr>
          <w:rFonts w:cs="Segoe UI"/>
        </w:rPr>
        <w:t xml:space="preserve">e establece la creación de un diccionario que posee </w:t>
      </w:r>
      <w:r w:rsidR="00090346">
        <w:rPr>
          <w:rFonts w:cs="Segoe UI"/>
        </w:rPr>
        <w:t>como llave el identificador</w:t>
      </w:r>
      <w:r w:rsidR="0093302C" w:rsidRPr="00E91C48">
        <w:rPr>
          <w:rFonts w:cs="Segoe UI"/>
        </w:rPr>
        <w:t xml:space="preserve"> de la </w:t>
      </w:r>
      <w:r w:rsidR="00090346" w:rsidRPr="00E91C48">
        <w:rPr>
          <w:rFonts w:cs="Segoe UI"/>
        </w:rPr>
        <w:t>canción</w:t>
      </w:r>
      <w:r w:rsidR="0093302C" w:rsidRPr="00E91C48">
        <w:rPr>
          <w:rFonts w:cs="Segoe UI"/>
        </w:rPr>
        <w:t xml:space="preserve"> y</w:t>
      </w:r>
      <w:r w:rsidR="00090346">
        <w:rPr>
          <w:rFonts w:cs="Segoe UI"/>
        </w:rPr>
        <w:t xml:space="preserve"> su valor corresponde a</w:t>
      </w:r>
      <w:r w:rsidR="0093302C" w:rsidRPr="00E91C48">
        <w:rPr>
          <w:rFonts w:cs="Segoe UI"/>
        </w:rPr>
        <w:t xml:space="preserve"> </w:t>
      </w:r>
      <w:r w:rsidR="00D52825">
        <w:rPr>
          <w:rFonts w:cs="Segoe UI"/>
        </w:rPr>
        <w:t xml:space="preserve">una lista con </w:t>
      </w:r>
      <w:r w:rsidR="0093302C" w:rsidRPr="00E91C48">
        <w:rPr>
          <w:rFonts w:cs="Segoe UI"/>
        </w:rPr>
        <w:t>cada un</w:t>
      </w:r>
      <w:r w:rsidR="00D52825">
        <w:rPr>
          <w:rFonts w:cs="Segoe UI"/>
        </w:rPr>
        <w:t>o</w:t>
      </w:r>
      <w:r w:rsidR="0093302C" w:rsidRPr="00E91C48">
        <w:rPr>
          <w:rFonts w:cs="Segoe UI"/>
        </w:rPr>
        <w:t xml:space="preserve"> de sus tres diferentes </w:t>
      </w:r>
      <w:r w:rsidR="00D52825">
        <w:rPr>
          <w:rFonts w:cs="Segoe UI"/>
        </w:rPr>
        <w:t>arreglos</w:t>
      </w:r>
      <w:r w:rsidR="0093302C" w:rsidRPr="00E91C48">
        <w:rPr>
          <w:rFonts w:cs="Segoe UI"/>
        </w:rPr>
        <w:t xml:space="preserve"> de tiempo en donde se encuentra el pulso.</w:t>
      </w:r>
      <w:r w:rsidR="00E91C48">
        <w:rPr>
          <w:rFonts w:cs="Segoe UI"/>
        </w:rPr>
        <w:t xml:space="preserve"> Con estos datos se procede a iterar cada una de las canciones y a aplicar </w:t>
      </w:r>
      <w:r w:rsidR="00657B79">
        <w:rPr>
          <w:rFonts w:cs="Segoe UI"/>
        </w:rPr>
        <w:t xml:space="preserve">la fórmula </w:t>
      </w:r>
      <w:r w:rsidR="001B6DD0">
        <w:rPr>
          <w:rFonts w:cs="Segoe UI"/>
        </w:rPr>
        <w:t>4</w:t>
      </w:r>
      <w:r w:rsidR="00657B79">
        <w:rPr>
          <w:rFonts w:cs="Segoe UI"/>
        </w:rPr>
        <w:t>.</w:t>
      </w:r>
    </w:p>
    <w:p w14:paraId="693C2EDD" w14:textId="77777777" w:rsidR="006E2465" w:rsidRDefault="006E2465" w:rsidP="00E91C48">
      <w:pPr>
        <w:rPr>
          <w:rFonts w:cs="Segoe UI"/>
        </w:rPr>
      </w:pPr>
    </w:p>
    <w:p w14:paraId="3837861B" w14:textId="01FA4FFB" w:rsidR="00E91C48" w:rsidRDefault="005D2FA6" w:rsidP="00A477B4">
      <w:pPr>
        <w:jc w:val="center"/>
        <w:rPr>
          <w:rFonts w:cs="Segoe UI"/>
        </w:rPr>
      </w:pPr>
      <m:oMath>
        <m:sSub>
          <m:sSubPr>
            <m:ctrlPr>
              <w:rPr>
                <w:rFonts w:ascii="Cambria Math" w:hAnsi="Cambria Math" w:cs="Segoe UI"/>
                <w:i/>
              </w:rPr>
            </m:ctrlPr>
          </m:sSubPr>
          <m:e>
            <m:r>
              <w:rPr>
                <w:rFonts w:ascii="Cambria Math" w:hAnsi="Cambria Math" w:cs="Segoe UI"/>
              </w:rPr>
              <m:t>b</m:t>
            </m:r>
          </m:e>
          <m:sub>
            <m:r>
              <w:rPr>
                <w:rFonts w:ascii="Cambria Math" w:hAnsi="Cambria Math" w:cs="Segoe UI"/>
              </w:rPr>
              <m:t>i</m:t>
            </m:r>
          </m:sub>
        </m:sSub>
        <m:r>
          <w:rPr>
            <w:rFonts w:ascii="Cambria Math" w:hAnsi="Cambria Math" w:cs="Segoe UI"/>
          </w:rPr>
          <m:t xml:space="preserve">= </m:t>
        </m:r>
        <m:nary>
          <m:naryPr>
            <m:chr m:val="∑"/>
            <m:limLoc m:val="undOvr"/>
            <m:ctrlPr>
              <w:rPr>
                <w:rFonts w:ascii="Cambria Math" w:hAnsi="Cambria Math" w:cs="Segoe UI"/>
                <w:i/>
              </w:rPr>
            </m:ctrlPr>
          </m:naryPr>
          <m:sub>
            <m:r>
              <w:rPr>
                <w:rFonts w:ascii="Cambria Math" w:hAnsi="Cambria Math" w:cs="Segoe UI"/>
              </w:rPr>
              <m:t>y=1</m:t>
            </m:r>
          </m:sub>
          <m:sup>
            <m:r>
              <w:rPr>
                <w:rFonts w:ascii="Cambria Math" w:hAnsi="Cambria Math" w:cs="Segoe UI"/>
              </w:rPr>
              <m:t>n</m:t>
            </m:r>
          </m:sup>
          <m:e>
            <m:sSub>
              <m:sSubPr>
                <m:ctrlPr>
                  <w:rPr>
                    <w:rFonts w:ascii="Cambria Math" w:hAnsi="Cambria Math" w:cs="Segoe UI"/>
                    <w:i/>
                  </w:rPr>
                </m:ctrlPr>
              </m:sSubPr>
              <m:e>
                <m:r>
                  <w:rPr>
                    <w:rFonts w:ascii="Cambria Math" w:hAnsi="Cambria Math" w:cs="Segoe UI"/>
                  </w:rPr>
                  <m:t>srp</m:t>
                </m:r>
              </m:e>
              <m:sub>
                <m:r>
                  <w:rPr>
                    <w:rFonts w:ascii="Cambria Math" w:hAnsi="Cambria Math" w:cs="Segoe UI"/>
                  </w:rPr>
                  <m:t>y</m:t>
                </m:r>
              </m:sub>
            </m:sSub>
            <m:d>
              <m:dPr>
                <m:ctrlPr>
                  <w:rPr>
                    <w:rFonts w:ascii="Cambria Math" w:hAnsi="Cambria Math" w:cs="Segoe UI"/>
                    <w:i/>
                  </w:rPr>
                </m:ctrlPr>
              </m:dPr>
              <m:e>
                <m:sSub>
                  <m:sSubPr>
                    <m:ctrlPr>
                      <w:rPr>
                        <w:rFonts w:ascii="Cambria Math" w:hAnsi="Cambria Math" w:cs="Segoe UI"/>
                        <w:i/>
                      </w:rPr>
                    </m:ctrlPr>
                  </m:sSubPr>
                  <m:e>
                    <m:r>
                      <w:rPr>
                        <w:rFonts w:ascii="Cambria Math" w:hAnsi="Cambria Math" w:cs="Segoe UI"/>
                      </w:rPr>
                      <m:t>bU</m:t>
                    </m:r>
                  </m:e>
                  <m:sub>
                    <m:r>
                      <w:rPr>
                        <w:rFonts w:ascii="Cambria Math" w:hAnsi="Cambria Math" w:cs="Segoe UI"/>
                      </w:rPr>
                      <m:t>y,i</m:t>
                    </m:r>
                  </m:sub>
                </m:sSub>
              </m:e>
            </m:d>
          </m:e>
        </m:nary>
      </m:oMath>
      <w:r w:rsidR="00A477B4">
        <w:rPr>
          <w:rFonts w:cs="Segoe UI"/>
        </w:rPr>
        <w:t xml:space="preserve"> </w:t>
      </w:r>
      <w:r w:rsidR="00657B79">
        <w:rPr>
          <w:rFonts w:cs="Segoe UI"/>
        </w:rPr>
        <w:t>(</w:t>
      </w:r>
      <w:r w:rsidR="00870A27">
        <w:rPr>
          <w:rFonts w:cs="Segoe UI"/>
        </w:rPr>
        <w:t>4</w:t>
      </w:r>
      <w:r w:rsidR="00657B79">
        <w:rPr>
          <w:rFonts w:cs="Segoe UI"/>
        </w:rPr>
        <w:t>)</w:t>
      </w:r>
    </w:p>
    <w:p w14:paraId="301C9A27" w14:textId="77777777" w:rsidR="006E2465" w:rsidRPr="00A477B4" w:rsidRDefault="006E2465" w:rsidP="00A477B4">
      <w:pPr>
        <w:jc w:val="center"/>
        <w:rPr>
          <w:rFonts w:cs="Segoe UI"/>
        </w:rPr>
      </w:pPr>
    </w:p>
    <w:p w14:paraId="28BD0A68" w14:textId="5B23ED66" w:rsidR="000F5D1A" w:rsidRDefault="00657B79" w:rsidP="00E91C48">
      <w:pPr>
        <w:rPr>
          <w:rFonts w:cs="Segoe UI"/>
        </w:rPr>
      </w:pPr>
      <w:r>
        <w:rPr>
          <w:rFonts w:cs="Segoe UI"/>
        </w:rPr>
        <w:t xml:space="preserve">En la fórmula </w:t>
      </w:r>
      <w:r w:rsidR="00870A27">
        <w:rPr>
          <w:rFonts w:cs="Segoe UI"/>
        </w:rPr>
        <w:t>4</w:t>
      </w:r>
      <w:r>
        <w:rPr>
          <w:rFonts w:cs="Segoe UI"/>
        </w:rPr>
        <w:t xml:space="preserve">, </w:t>
      </w:r>
      <m:oMath>
        <m:sSub>
          <m:sSubPr>
            <m:ctrlPr>
              <w:rPr>
                <w:rFonts w:ascii="Cambria Math" w:hAnsi="Cambria Math" w:cs="Segoe UI"/>
                <w:i/>
              </w:rPr>
            </m:ctrlPr>
          </m:sSubPr>
          <m:e>
            <m:r>
              <w:rPr>
                <w:rFonts w:ascii="Cambria Math" w:hAnsi="Cambria Math" w:cs="Segoe UI"/>
              </w:rPr>
              <m:t>b</m:t>
            </m:r>
          </m:e>
          <m:sub>
            <m:r>
              <w:rPr>
                <w:rFonts w:ascii="Cambria Math" w:hAnsi="Cambria Math" w:cs="Segoe UI"/>
              </w:rPr>
              <m:t>i</m:t>
            </m:r>
          </m:sub>
        </m:sSub>
      </m:oMath>
      <w:r w:rsidR="000032EC">
        <w:rPr>
          <w:rFonts w:cs="Segoe UI"/>
        </w:rPr>
        <w:t xml:space="preserve"> </w:t>
      </w:r>
      <w:r>
        <w:rPr>
          <w:rFonts w:cs="Segoe UI"/>
        </w:rPr>
        <w:t xml:space="preserve">es el valor del </w:t>
      </w:r>
      <w:r w:rsidR="00A81531">
        <w:rPr>
          <w:rFonts w:cs="Segoe UI"/>
        </w:rPr>
        <w:t>pulso</w:t>
      </w:r>
      <w:r>
        <w:rPr>
          <w:rFonts w:cs="Segoe UI"/>
        </w:rPr>
        <w:t xml:space="preserve"> unificado en la posición </w:t>
      </w:r>
      <m:oMath>
        <m:r>
          <w:rPr>
            <w:rFonts w:ascii="Cambria Math" w:hAnsi="Cambria Math" w:cs="Segoe UI"/>
          </w:rPr>
          <m:t>i</m:t>
        </m:r>
      </m:oMath>
      <w:r>
        <w:rPr>
          <w:rFonts w:cs="Segoe UI"/>
        </w:rPr>
        <w:t xml:space="preserve"> del arreglo. </w:t>
      </w:r>
      <m:oMath>
        <m:sSub>
          <m:sSubPr>
            <m:ctrlPr>
              <w:rPr>
                <w:rFonts w:ascii="Cambria Math" w:hAnsi="Cambria Math" w:cs="Segoe UI"/>
                <w:i/>
              </w:rPr>
            </m:ctrlPr>
          </m:sSubPr>
          <m:e>
            <m:r>
              <w:rPr>
                <w:rFonts w:ascii="Cambria Math" w:hAnsi="Cambria Math" w:cs="Segoe UI"/>
              </w:rPr>
              <m:t>srp</m:t>
            </m:r>
          </m:e>
          <m:sub>
            <m:r>
              <w:rPr>
                <w:rFonts w:ascii="Cambria Math" w:hAnsi="Cambria Math" w:cs="Segoe UI"/>
              </w:rPr>
              <m:t>y</m:t>
            </m:r>
          </m:sub>
        </m:sSub>
        <m:r>
          <w:rPr>
            <w:rFonts w:ascii="Cambria Math" w:hAnsi="Cambria Math" w:cs="Segoe UI"/>
          </w:rPr>
          <m:t xml:space="preserve"> </m:t>
        </m:r>
      </m:oMath>
      <w:r w:rsidR="000032EC">
        <w:rPr>
          <w:rFonts w:cs="Segoe UI"/>
        </w:rPr>
        <w:t xml:space="preserve"> corresponde al valor del </w:t>
      </w:r>
      <w:r w:rsidR="00E76D47">
        <w:rPr>
          <w:rFonts w:cs="Segoe UI"/>
        </w:rPr>
        <w:t>sharpe</w:t>
      </w:r>
      <w:r w:rsidR="000032EC">
        <w:rPr>
          <w:rFonts w:cs="Segoe UI"/>
        </w:rPr>
        <w:t xml:space="preserve"> ratio</w:t>
      </w:r>
      <w:r>
        <w:rPr>
          <w:rFonts w:cs="Segoe UI"/>
        </w:rPr>
        <w:t xml:space="preserve"> procesado, para generar este dato se</w:t>
      </w:r>
      <w:r w:rsidR="000032EC">
        <w:rPr>
          <w:rFonts w:cs="Segoe UI"/>
        </w:rPr>
        <w:t xml:space="preserve"> t</w:t>
      </w:r>
      <w:r>
        <w:rPr>
          <w:rFonts w:cs="Segoe UI"/>
        </w:rPr>
        <w:t>iene</w:t>
      </w:r>
      <w:r w:rsidR="000032EC">
        <w:rPr>
          <w:rFonts w:cs="Segoe UI"/>
        </w:rPr>
        <w:t xml:space="preserve"> en cuenta los valores de</w:t>
      </w:r>
      <w:r>
        <w:rPr>
          <w:rFonts w:cs="Segoe UI"/>
        </w:rPr>
        <w:t xml:space="preserve">l </w:t>
      </w:r>
      <w:r w:rsidR="00E76D47">
        <w:rPr>
          <w:rFonts w:cs="Segoe UI"/>
        </w:rPr>
        <w:t>sharpe</w:t>
      </w:r>
      <w:r>
        <w:rPr>
          <w:rFonts w:cs="Segoe UI"/>
        </w:rPr>
        <w:t xml:space="preserve"> ratio</w:t>
      </w:r>
      <w:r w:rsidR="000032EC">
        <w:rPr>
          <w:rFonts w:cs="Segoe UI"/>
        </w:rPr>
        <w:t xml:space="preserve"> </w:t>
      </w:r>
      <w:r>
        <w:rPr>
          <w:rFonts w:cs="Segoe UI"/>
        </w:rPr>
        <w:t xml:space="preserve">que poseen </w:t>
      </w:r>
      <w:r w:rsidR="000032EC">
        <w:rPr>
          <w:rFonts w:cs="Segoe UI"/>
        </w:rPr>
        <w:t>los otros usuarios</w:t>
      </w:r>
      <w:r>
        <w:rPr>
          <w:rFonts w:cs="Segoe UI"/>
        </w:rPr>
        <w:t xml:space="preserve"> que marcaron esa misma canción, se calcula para cada canción utilizando la fórmula </w:t>
      </w:r>
      <w:r w:rsidR="00870A27">
        <w:rPr>
          <w:rFonts w:cs="Segoe UI"/>
        </w:rPr>
        <w:t>3</w:t>
      </w:r>
      <w:r>
        <w:rPr>
          <w:rFonts w:cs="Segoe UI"/>
        </w:rPr>
        <w:t>.</w:t>
      </w:r>
      <w:r w:rsidR="00B766AE">
        <w:rPr>
          <w:rFonts w:cs="Segoe UI"/>
        </w:rPr>
        <w:t xml:space="preserve"> </w:t>
      </w:r>
      <m:oMath>
        <m:sSub>
          <m:sSubPr>
            <m:ctrlPr>
              <w:rPr>
                <w:rFonts w:ascii="Cambria Math" w:hAnsi="Cambria Math" w:cs="Segoe UI"/>
                <w:i/>
              </w:rPr>
            </m:ctrlPr>
          </m:sSubPr>
          <m:e>
            <m:r>
              <w:rPr>
                <w:rFonts w:ascii="Cambria Math" w:hAnsi="Cambria Math" w:cs="Segoe UI"/>
              </w:rPr>
              <m:t>bU</m:t>
            </m:r>
          </m:e>
          <m:sub>
            <m:r>
              <w:rPr>
                <w:rFonts w:ascii="Cambria Math" w:hAnsi="Cambria Math" w:cs="Segoe UI"/>
              </w:rPr>
              <m:t>y,i</m:t>
            </m:r>
          </m:sub>
        </m:sSub>
      </m:oMath>
      <w:r w:rsidR="00B766AE">
        <w:rPr>
          <w:rFonts w:cs="Segoe UI"/>
        </w:rPr>
        <w:t xml:space="preserve"> es el valor del </w:t>
      </w:r>
      <w:r w:rsidR="00A81531">
        <w:rPr>
          <w:rFonts w:cs="Segoe UI"/>
        </w:rPr>
        <w:t>pulso</w:t>
      </w:r>
      <w:r w:rsidR="00B766AE">
        <w:rPr>
          <w:rFonts w:cs="Segoe UI"/>
        </w:rPr>
        <w:t xml:space="preserve"> del usuario </w:t>
      </w:r>
      <m:oMath>
        <m:r>
          <w:rPr>
            <w:rFonts w:ascii="Cambria Math" w:hAnsi="Cambria Math" w:cs="Segoe UI"/>
          </w:rPr>
          <m:t>y</m:t>
        </m:r>
      </m:oMath>
      <w:r w:rsidR="00B766AE">
        <w:rPr>
          <w:rFonts w:cs="Segoe UI"/>
        </w:rPr>
        <w:t xml:space="preserve"> en la posición del arreglo </w:t>
      </w:r>
      <m:oMath>
        <m:r>
          <w:rPr>
            <w:rFonts w:ascii="Cambria Math" w:hAnsi="Cambria Math" w:cs="Segoe UI"/>
          </w:rPr>
          <m:t>i</m:t>
        </m:r>
      </m:oMath>
      <w:r w:rsidR="00B766AE">
        <w:rPr>
          <w:rFonts w:cs="Segoe UI"/>
        </w:rPr>
        <w:t>.</w:t>
      </w:r>
    </w:p>
    <w:p w14:paraId="2BB5DEF8" w14:textId="18B73A19" w:rsidR="00860F3A" w:rsidRDefault="009D2168" w:rsidP="00E91C48">
      <w:pPr>
        <w:rPr>
          <w:rFonts w:cs="Segoe UI"/>
        </w:rPr>
      </w:pPr>
      <w:r>
        <w:rPr>
          <w:rFonts w:cs="Segoe UI"/>
        </w:rPr>
        <w:t xml:space="preserve">La fórmula </w:t>
      </w:r>
      <w:r w:rsidR="00870A27">
        <w:rPr>
          <w:rFonts w:cs="Segoe UI"/>
        </w:rPr>
        <w:t>4</w:t>
      </w:r>
      <w:r w:rsidR="00E91C48">
        <w:rPr>
          <w:rFonts w:cs="Segoe UI"/>
        </w:rPr>
        <w:t xml:space="preserve"> consiste en la multiplicación del valor actual del </w:t>
      </w:r>
      <w:r w:rsidR="00A81531">
        <w:rPr>
          <w:rFonts w:cs="Segoe UI"/>
        </w:rPr>
        <w:t>pulso</w:t>
      </w:r>
      <w:r w:rsidR="00E91C48">
        <w:rPr>
          <w:rFonts w:cs="Segoe UI"/>
        </w:rPr>
        <w:t xml:space="preserve"> de cada uno de los usuarios por su valor de </w:t>
      </w:r>
      <w:r w:rsidR="00E76D47">
        <w:rPr>
          <w:rFonts w:cs="Segoe UI"/>
        </w:rPr>
        <w:t>sharpe</w:t>
      </w:r>
      <w:r w:rsidR="00E91C48">
        <w:rPr>
          <w:rFonts w:cs="Segoe UI"/>
        </w:rPr>
        <w:t xml:space="preserve"> </w:t>
      </w:r>
      <w:r w:rsidR="00756B3A">
        <w:rPr>
          <w:rFonts w:cs="Segoe UI"/>
        </w:rPr>
        <w:t>ratio. Por</w:t>
      </w:r>
      <w:r w:rsidR="00E91C48">
        <w:rPr>
          <w:rFonts w:cs="Segoe UI"/>
        </w:rPr>
        <w:t xml:space="preserve"> lo tanto, permite crear una ponderación en los datos, en otras palabras, permite asignar un peso mayor a los usuarios que tengan un valor </w:t>
      </w:r>
      <w:r w:rsidR="00C10262">
        <w:rPr>
          <w:rFonts w:cs="Segoe UI"/>
        </w:rPr>
        <w:t>más</w:t>
      </w:r>
      <w:r w:rsidR="00E91C48">
        <w:rPr>
          <w:rFonts w:cs="Segoe UI"/>
        </w:rPr>
        <w:t xml:space="preserve"> elevado en su </w:t>
      </w:r>
      <w:r w:rsidR="00E76D47">
        <w:rPr>
          <w:rFonts w:cs="Segoe UI"/>
        </w:rPr>
        <w:t>sharpe</w:t>
      </w:r>
      <w:r w:rsidR="00E91C48">
        <w:rPr>
          <w:rFonts w:cs="Segoe UI"/>
        </w:rPr>
        <w:t xml:space="preserve"> ratio, mientras </w:t>
      </w:r>
      <w:r w:rsidR="004E1F3F">
        <w:rPr>
          <w:rFonts w:cs="Segoe UI"/>
        </w:rPr>
        <w:t>que,</w:t>
      </w:r>
      <w:r w:rsidR="00E91C48">
        <w:rPr>
          <w:rFonts w:cs="Segoe UI"/>
        </w:rPr>
        <w:t xml:space="preserve"> si el valor es menor, los datos de este usuario tienen menos peso para el valor final.</w:t>
      </w:r>
    </w:p>
    <w:p w14:paraId="7B6D9368" w14:textId="5820B7FD" w:rsidR="005B4436" w:rsidRDefault="005B4436" w:rsidP="00E91C48">
      <w:pPr>
        <w:rPr>
          <w:rFonts w:cs="Segoe UI"/>
        </w:rPr>
      </w:pPr>
      <w:r>
        <w:rPr>
          <w:rFonts w:cs="Segoe UI"/>
        </w:rPr>
        <w:t>Para apreciar de una manera gr</w:t>
      </w:r>
      <w:r w:rsidR="00901681">
        <w:rPr>
          <w:rFonts w:cs="Segoe UI"/>
        </w:rPr>
        <w:t>á</w:t>
      </w:r>
      <w:r>
        <w:rPr>
          <w:rFonts w:cs="Segoe UI"/>
        </w:rPr>
        <w:t>fica los resultados de esta lista unificada y de la misma manera evaluar estos</w:t>
      </w:r>
      <w:r w:rsidR="002B7EA9">
        <w:rPr>
          <w:rFonts w:cs="Segoe UI"/>
        </w:rPr>
        <w:t>,</w:t>
      </w:r>
      <w:r>
        <w:rPr>
          <w:rFonts w:cs="Segoe UI"/>
        </w:rPr>
        <w:t xml:space="preserve"> se </w:t>
      </w:r>
      <w:r w:rsidR="00626B67">
        <w:rPr>
          <w:rFonts w:cs="Segoe UI"/>
        </w:rPr>
        <w:t>define la f</w:t>
      </w:r>
      <w:r w:rsidR="00901681">
        <w:rPr>
          <w:rFonts w:cs="Segoe UI"/>
        </w:rPr>
        <w:t>ó</w:t>
      </w:r>
      <w:r w:rsidR="00626B67">
        <w:rPr>
          <w:rFonts w:cs="Segoe UI"/>
        </w:rPr>
        <w:t>rmula 5. Esta f</w:t>
      </w:r>
      <w:r w:rsidR="00901681">
        <w:rPr>
          <w:rFonts w:cs="Segoe UI"/>
        </w:rPr>
        <w:t>ó</w:t>
      </w:r>
      <w:r w:rsidR="00626B67">
        <w:rPr>
          <w:rFonts w:cs="Segoe UI"/>
        </w:rPr>
        <w:t xml:space="preserve">rmula </w:t>
      </w:r>
      <w:r w:rsidR="002B7EA9">
        <w:rPr>
          <w:rFonts w:cs="Segoe UI"/>
        </w:rPr>
        <w:t>tiene como resultado</w:t>
      </w:r>
      <w:r w:rsidR="00626B67">
        <w:rPr>
          <w:rFonts w:cs="Segoe UI"/>
        </w:rPr>
        <w:t xml:space="preserve"> el valor del </w:t>
      </w:r>
      <w:r w:rsidR="002B7EA9" w:rsidRPr="002B7EA9">
        <w:rPr>
          <w:rFonts w:cs="Segoe UI"/>
          <w:i/>
          <w:iCs/>
        </w:rPr>
        <w:t xml:space="preserve">inter </w:t>
      </w:r>
      <w:proofErr w:type="spellStart"/>
      <w:r w:rsidR="002B7EA9" w:rsidRPr="002B7EA9">
        <w:rPr>
          <w:rFonts w:cs="Segoe UI"/>
          <w:i/>
          <w:iCs/>
        </w:rPr>
        <w:t>onset</w:t>
      </w:r>
      <w:proofErr w:type="spellEnd"/>
      <w:r w:rsidR="002B7EA9" w:rsidRPr="002B7EA9">
        <w:rPr>
          <w:rFonts w:cs="Segoe UI"/>
          <w:i/>
          <w:iCs/>
        </w:rPr>
        <w:t xml:space="preserve"> </w:t>
      </w:r>
      <w:proofErr w:type="spellStart"/>
      <w:r w:rsidR="002B7EA9">
        <w:rPr>
          <w:rFonts w:cs="Segoe UI"/>
          <w:i/>
          <w:iCs/>
        </w:rPr>
        <w:t>i</w:t>
      </w:r>
      <w:r w:rsidR="002B7EA9" w:rsidRPr="002B7EA9">
        <w:rPr>
          <w:rFonts w:cs="Segoe UI"/>
          <w:i/>
          <w:iCs/>
        </w:rPr>
        <w:t>nterval</w:t>
      </w:r>
      <w:proofErr w:type="spellEnd"/>
      <w:r w:rsidR="002B7EA9">
        <w:rPr>
          <w:rFonts w:cs="Segoe UI"/>
        </w:rPr>
        <w:t xml:space="preserve"> (</w:t>
      </w:r>
      <w:proofErr w:type="spellStart"/>
      <w:r w:rsidR="00626B67">
        <w:rPr>
          <w:rFonts w:cs="Segoe UI"/>
        </w:rPr>
        <w:t>ioi</w:t>
      </w:r>
      <w:proofErr w:type="spellEnd"/>
      <w:r w:rsidR="002B7EA9">
        <w:rPr>
          <w:rFonts w:cs="Segoe UI"/>
        </w:rPr>
        <w:t>)</w:t>
      </w:r>
      <w:r w:rsidR="00626B67">
        <w:rPr>
          <w:rFonts w:cs="Segoe UI"/>
        </w:rPr>
        <w:t xml:space="preserve">, </w:t>
      </w:r>
      <w:r w:rsidR="002B7EA9">
        <w:rPr>
          <w:rFonts w:cs="Segoe UI"/>
        </w:rPr>
        <w:t>se genera a partir</w:t>
      </w:r>
      <w:r w:rsidR="00626B67">
        <w:rPr>
          <w:rFonts w:cs="Segoe UI"/>
        </w:rPr>
        <w:t xml:space="preserve"> de la </w:t>
      </w:r>
      <w:r w:rsidR="002B7EA9">
        <w:rPr>
          <w:rFonts w:cs="Segoe UI"/>
        </w:rPr>
        <w:t>diferencia</w:t>
      </w:r>
      <w:r w:rsidR="00626B67">
        <w:rPr>
          <w:rFonts w:cs="Segoe UI"/>
        </w:rPr>
        <w:t xml:space="preserve"> entre el valor actual</w:t>
      </w:r>
      <w:r w:rsidR="002B7EA9">
        <w:rPr>
          <w:rFonts w:cs="Segoe UI"/>
        </w:rPr>
        <w:t xml:space="preserve"> del </w:t>
      </w:r>
      <w:r w:rsidR="00A81531">
        <w:rPr>
          <w:rFonts w:cs="Segoe UI"/>
        </w:rPr>
        <w:t>pulso</w:t>
      </w:r>
      <w:r w:rsidR="0076449C">
        <w:rPr>
          <w:rFonts w:cs="Segoe UI"/>
        </w:rPr>
        <w:t xml:space="preserve"> </w:t>
      </w:r>
      <m:oMath>
        <m:r>
          <w:rPr>
            <w:rFonts w:ascii="Cambria Math" w:hAnsi="Cambria Math" w:cs="Segoe UI"/>
          </w:rPr>
          <m:t>(</m:t>
        </m:r>
        <m:sSub>
          <m:sSubPr>
            <m:ctrlPr>
              <w:rPr>
                <w:rFonts w:ascii="Cambria Math" w:hAnsi="Cambria Math" w:cs="Segoe UI"/>
                <w:i/>
              </w:rPr>
            </m:ctrlPr>
          </m:sSubPr>
          <m:e>
            <m:r>
              <w:rPr>
                <w:rFonts w:ascii="Cambria Math" w:hAnsi="Cambria Math" w:cs="Segoe UI"/>
              </w:rPr>
              <m:t>b</m:t>
            </m:r>
          </m:e>
          <m:sub>
            <m:r>
              <w:rPr>
                <w:rFonts w:ascii="Cambria Math" w:hAnsi="Cambria Math" w:cs="Segoe UI"/>
              </w:rPr>
              <m:t>i</m:t>
            </m:r>
          </m:sub>
        </m:sSub>
        <m:r>
          <w:rPr>
            <w:rFonts w:ascii="Cambria Math" w:hAnsi="Cambria Math" w:cs="Segoe UI"/>
          </w:rPr>
          <m:t>)</m:t>
        </m:r>
      </m:oMath>
      <w:r w:rsidR="00626B67">
        <w:rPr>
          <w:rFonts w:cs="Segoe UI"/>
        </w:rPr>
        <w:t xml:space="preserve"> y el siguiente</w:t>
      </w:r>
      <w:r w:rsidR="0076449C">
        <w:rPr>
          <w:rFonts w:cs="Segoe UI"/>
        </w:rPr>
        <w:t xml:space="preserve"> </w:t>
      </w:r>
      <m:oMath>
        <m:sSub>
          <m:sSubPr>
            <m:ctrlPr>
              <w:rPr>
                <w:rFonts w:ascii="Cambria Math" w:hAnsi="Cambria Math" w:cs="Segoe UI"/>
                <w:i/>
              </w:rPr>
            </m:ctrlPr>
          </m:sSubPr>
          <m:e>
            <m:r>
              <w:rPr>
                <w:rFonts w:ascii="Cambria Math" w:hAnsi="Cambria Math" w:cs="Segoe UI"/>
              </w:rPr>
              <m:t>(b</m:t>
            </m:r>
          </m:e>
          <m:sub>
            <m:r>
              <w:rPr>
                <w:rFonts w:ascii="Cambria Math" w:hAnsi="Cambria Math" w:cs="Segoe UI"/>
              </w:rPr>
              <m:t>i+1</m:t>
            </m:r>
          </m:sub>
        </m:sSub>
      </m:oMath>
      <w:r w:rsidR="0076449C">
        <w:rPr>
          <w:rFonts w:cs="Segoe UI"/>
        </w:rPr>
        <w:t>)</w:t>
      </w:r>
      <w:r w:rsidR="00626B67">
        <w:rPr>
          <w:rFonts w:cs="Segoe UI"/>
        </w:rPr>
        <w:t xml:space="preserve">, para de esta manera obtener la diferencia que existe entre cada dato. Esto se hace ya que por lo general las canciones de salsa tienen un ritmo constante, lo que genera que </w:t>
      </w:r>
      <w:r w:rsidR="002578C1">
        <w:rPr>
          <w:rFonts w:cs="Segoe UI"/>
        </w:rPr>
        <w:t>el</w:t>
      </w:r>
      <w:r w:rsidR="00626B67">
        <w:rPr>
          <w:rFonts w:cs="Segoe UI"/>
        </w:rPr>
        <w:t xml:space="preserve"> </w:t>
      </w:r>
      <w:proofErr w:type="spellStart"/>
      <w:r w:rsidR="00626B67">
        <w:rPr>
          <w:rFonts w:cs="Segoe UI"/>
        </w:rPr>
        <w:t>ioi</w:t>
      </w:r>
      <w:proofErr w:type="spellEnd"/>
      <w:r w:rsidR="00626B67">
        <w:rPr>
          <w:rFonts w:cs="Segoe UI"/>
        </w:rPr>
        <w:t xml:space="preserve"> tienda a ser </w:t>
      </w:r>
      <w:r w:rsidR="00626B67">
        <w:rPr>
          <w:rFonts w:cs="Segoe UI"/>
        </w:rPr>
        <w:lastRenderedPageBreak/>
        <w:t>muy parecido para todos los valores del arreglo. En la figura 1</w:t>
      </w:r>
      <w:r w:rsidR="00012009">
        <w:rPr>
          <w:rFonts w:cs="Segoe UI"/>
        </w:rPr>
        <w:t>4</w:t>
      </w:r>
      <w:r w:rsidR="00626B67">
        <w:rPr>
          <w:rFonts w:cs="Segoe UI"/>
        </w:rPr>
        <w:t>, se puede apreciar de una manera gr</w:t>
      </w:r>
      <w:r w:rsidR="00901681">
        <w:rPr>
          <w:rFonts w:cs="Segoe UI"/>
        </w:rPr>
        <w:t>á</w:t>
      </w:r>
      <w:r w:rsidR="00626B67">
        <w:rPr>
          <w:rFonts w:cs="Segoe UI"/>
        </w:rPr>
        <w:t xml:space="preserve">fica los valores del </w:t>
      </w:r>
      <w:proofErr w:type="spellStart"/>
      <w:r w:rsidR="00626B67">
        <w:rPr>
          <w:rFonts w:cs="Segoe UI"/>
        </w:rPr>
        <w:t>ioi</w:t>
      </w:r>
      <w:proofErr w:type="spellEnd"/>
      <w:r w:rsidR="00626B67">
        <w:rPr>
          <w:rFonts w:cs="Segoe UI"/>
        </w:rPr>
        <w:t xml:space="preserve"> para una canción, en el eje x se cuenta con una línea de tiempo, mientras en el eje y se presenta el valor del </w:t>
      </w:r>
      <w:proofErr w:type="spellStart"/>
      <w:r w:rsidR="00626B67">
        <w:rPr>
          <w:rFonts w:cs="Segoe UI"/>
        </w:rPr>
        <w:t>ioi</w:t>
      </w:r>
      <w:proofErr w:type="spellEnd"/>
      <w:r w:rsidR="00626B67">
        <w:rPr>
          <w:rFonts w:cs="Segoe UI"/>
        </w:rPr>
        <w:t xml:space="preserve"> en ese momento. Como se aprecia en la figura 1</w:t>
      </w:r>
      <w:r w:rsidR="00012009">
        <w:rPr>
          <w:rFonts w:cs="Segoe UI"/>
        </w:rPr>
        <w:t>4</w:t>
      </w:r>
      <w:r w:rsidR="00626B67">
        <w:rPr>
          <w:rFonts w:cs="Segoe UI"/>
        </w:rPr>
        <w:t xml:space="preserve"> al inicio los valores no cambian mucho, es claro que los datos no son perfectos, por lo tanto, se procede a eliminar los valores</w:t>
      </w:r>
      <w:r w:rsidR="002578C1">
        <w:rPr>
          <w:rFonts w:cs="Segoe UI"/>
        </w:rPr>
        <w:t xml:space="preserve"> de </w:t>
      </w:r>
      <w:proofErr w:type="spellStart"/>
      <w:r w:rsidR="002578C1">
        <w:rPr>
          <w:rFonts w:cs="Segoe UI"/>
        </w:rPr>
        <w:t>ioi</w:t>
      </w:r>
      <w:proofErr w:type="spellEnd"/>
      <w:r w:rsidR="00626B67">
        <w:rPr>
          <w:rFonts w:cs="Segoe UI"/>
        </w:rPr>
        <w:t xml:space="preserve"> demasiado altos. Cuando se presenta un valor muy alto significa que hay un </w:t>
      </w:r>
      <w:r w:rsidR="00EC7756">
        <w:rPr>
          <w:rFonts w:cs="Segoe UI"/>
        </w:rPr>
        <w:t>vacío</w:t>
      </w:r>
      <w:r w:rsidR="00626B67">
        <w:rPr>
          <w:rFonts w:cs="Segoe UI"/>
        </w:rPr>
        <w:t xml:space="preserve"> en el intervalo de tiempo siguiente </w:t>
      </w:r>
      <w:r w:rsidR="00EC7756">
        <w:rPr>
          <w:rFonts w:cs="Segoe UI"/>
        </w:rPr>
        <w:t xml:space="preserve">como se puede apreciar entre los 190 y 210 segundos, esto se debe a que en ese intervalo los datos de los diferentes usuarios </w:t>
      </w:r>
      <w:r w:rsidR="0076449C">
        <w:rPr>
          <w:rFonts w:cs="Segoe UI"/>
        </w:rPr>
        <w:t>no cuentan con características en común, en otras palabras, no son similares.</w:t>
      </w:r>
    </w:p>
    <w:p w14:paraId="5382109C" w14:textId="77777777" w:rsidR="00662D4F" w:rsidRDefault="00662D4F" w:rsidP="00E91C48">
      <w:pPr>
        <w:rPr>
          <w:rFonts w:cs="Segoe UI"/>
        </w:rPr>
      </w:pPr>
    </w:p>
    <w:p w14:paraId="379ADB54" w14:textId="6E7017D8" w:rsidR="00662D4F" w:rsidRPr="005B4436" w:rsidRDefault="005D2FA6" w:rsidP="00662D4F">
      <w:pPr>
        <w:jc w:val="center"/>
        <w:rPr>
          <w:rFonts w:cs="Segoe UI"/>
        </w:rPr>
      </w:pPr>
      <m:oMath>
        <m:sSub>
          <m:sSubPr>
            <m:ctrlPr>
              <w:rPr>
                <w:rFonts w:ascii="Cambria Math" w:hAnsi="Cambria Math" w:cs="Segoe UI"/>
                <w:i/>
              </w:rPr>
            </m:ctrlPr>
          </m:sSubPr>
          <m:e>
            <m:r>
              <w:rPr>
                <w:rFonts w:ascii="Cambria Math" w:hAnsi="Cambria Math" w:cs="Segoe UI"/>
              </w:rPr>
              <m:t>ioi</m:t>
            </m:r>
          </m:e>
          <m:sub>
            <m:r>
              <w:rPr>
                <w:rFonts w:ascii="Cambria Math" w:hAnsi="Cambria Math" w:cs="Segoe UI"/>
              </w:rPr>
              <m:t>i</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b</m:t>
            </m:r>
          </m:e>
          <m:sub>
            <m:r>
              <w:rPr>
                <w:rFonts w:ascii="Cambria Math" w:hAnsi="Cambria Math" w:cs="Segoe UI"/>
              </w:rPr>
              <m:t>i+1</m:t>
            </m:r>
          </m:sub>
        </m:sSub>
        <m:r>
          <w:rPr>
            <w:rFonts w:ascii="Cambria Math" w:hAnsi="Cambria Math" w:cs="Segoe UI"/>
          </w:rPr>
          <m:t>-</m:t>
        </m:r>
      </m:oMath>
      <w:r w:rsidR="00662D4F">
        <w:rPr>
          <w:rFonts w:cs="Segoe UI"/>
        </w:rPr>
        <w:t xml:space="preserve"> </w:t>
      </w:r>
      <m:oMath>
        <m:sSub>
          <m:sSubPr>
            <m:ctrlPr>
              <w:rPr>
                <w:rFonts w:ascii="Cambria Math" w:hAnsi="Cambria Math" w:cs="Segoe UI"/>
                <w:i/>
              </w:rPr>
            </m:ctrlPr>
          </m:sSubPr>
          <m:e>
            <m:r>
              <w:rPr>
                <w:rFonts w:ascii="Cambria Math" w:hAnsi="Cambria Math" w:cs="Segoe UI"/>
              </w:rPr>
              <m:t>b</m:t>
            </m:r>
          </m:e>
          <m:sub>
            <m:r>
              <w:rPr>
                <w:rFonts w:ascii="Cambria Math" w:hAnsi="Cambria Math" w:cs="Segoe UI"/>
              </w:rPr>
              <m:t>i</m:t>
            </m:r>
          </m:sub>
        </m:sSub>
      </m:oMath>
      <w:r w:rsidR="00662D4F">
        <w:rPr>
          <w:rFonts w:cs="Segoe UI"/>
        </w:rPr>
        <w:t xml:space="preserve">    (5)</w:t>
      </w:r>
    </w:p>
    <w:p w14:paraId="0021DE77" w14:textId="0DF66842" w:rsidR="005B4436" w:rsidRDefault="005B4436" w:rsidP="00E91C48">
      <w:pPr>
        <w:rPr>
          <w:rFonts w:ascii="Times New Roman" w:hAnsi="Times New Roman" w:cs="Segoe UI"/>
        </w:rPr>
      </w:pPr>
      <w:r>
        <w:rPr>
          <w:noProof/>
        </w:rPr>
        <mc:AlternateContent>
          <mc:Choice Requires="wps">
            <w:drawing>
              <wp:anchor distT="0" distB="0" distL="114300" distR="114300" simplePos="0" relativeHeight="251698176" behindDoc="0" locked="0" layoutInCell="1" allowOverlap="1" wp14:anchorId="410A5C3B" wp14:editId="51AFBB89">
                <wp:simplePos x="0" y="0"/>
                <wp:positionH relativeFrom="column">
                  <wp:posOffset>-24765</wp:posOffset>
                </wp:positionH>
                <wp:positionV relativeFrom="paragraph">
                  <wp:posOffset>2133600</wp:posOffset>
                </wp:positionV>
                <wp:extent cx="56121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57C0FA4" w14:textId="289BAAA7" w:rsidR="005D2FA6" w:rsidRPr="0030098E" w:rsidRDefault="005D2FA6" w:rsidP="005B4436">
                            <w:pPr>
                              <w:pStyle w:val="Descripcin"/>
                              <w:rPr>
                                <w:rFonts w:ascii="Segoe UI" w:hAnsi="Segoe UI"/>
                                <w:noProof/>
                                <w:sz w:val="24"/>
                                <w:lang w:val="es-CO" w:eastAsia="es-CO"/>
                              </w:rPr>
                            </w:pPr>
                            <w:bookmarkStart w:id="99" w:name="_Toc26973199"/>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14</w:t>
                            </w:r>
                            <w:r>
                              <w:fldChar w:fldCharType="end"/>
                            </w:r>
                            <w:r w:rsidRPr="004570F3">
                              <w:rPr>
                                <w:lang w:val="es-ES"/>
                              </w:rPr>
                              <w:t xml:space="preserve"> Visualización del </w:t>
                            </w:r>
                            <w:proofErr w:type="spellStart"/>
                            <w:r w:rsidRPr="004570F3">
                              <w:rPr>
                                <w:lang w:val="es-ES"/>
                              </w:rPr>
                              <w:t>ioi</w:t>
                            </w:r>
                            <w:proofErr w:type="spellEnd"/>
                            <w:r w:rsidRPr="004570F3">
                              <w:rPr>
                                <w:lang w:val="es-ES"/>
                              </w:rPr>
                              <w:t xml:space="preserve"> para una canción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A5C3B" id="Cuadro de texto 26" o:spid="_x0000_s1038" type="#_x0000_t202" style="position:absolute;left:0;text-align:left;margin-left:-1.95pt;margin-top:168pt;width:44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" stroked="f">
                <v:textbox style="mso-fit-shape-to-text:t" inset="0,0,0,0">
                  <w:txbxContent>
                    <w:p w14:paraId="757C0FA4" w14:textId="289BAAA7" w:rsidR="005D2FA6" w:rsidRPr="0030098E" w:rsidRDefault="005D2FA6" w:rsidP="005B4436">
                      <w:pPr>
                        <w:pStyle w:val="Descripcin"/>
                        <w:rPr>
                          <w:rFonts w:ascii="Segoe UI" w:hAnsi="Segoe UI"/>
                          <w:noProof/>
                          <w:sz w:val="24"/>
                          <w:lang w:val="es-CO" w:eastAsia="es-CO"/>
                        </w:rPr>
                      </w:pPr>
                      <w:bookmarkStart w:id="100" w:name="_Toc26973199"/>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14</w:t>
                      </w:r>
                      <w:r>
                        <w:fldChar w:fldCharType="end"/>
                      </w:r>
                      <w:r w:rsidRPr="004570F3">
                        <w:rPr>
                          <w:lang w:val="es-ES"/>
                        </w:rPr>
                        <w:t xml:space="preserve"> Visualización del </w:t>
                      </w:r>
                      <w:proofErr w:type="spellStart"/>
                      <w:r w:rsidRPr="004570F3">
                        <w:rPr>
                          <w:lang w:val="es-ES"/>
                        </w:rPr>
                        <w:t>ioi</w:t>
                      </w:r>
                      <w:proofErr w:type="spellEnd"/>
                      <w:r w:rsidRPr="004570F3">
                        <w:rPr>
                          <w:lang w:val="es-ES"/>
                        </w:rPr>
                        <w:t xml:space="preserve"> para una canción</w:t>
                      </w:r>
                      <w:bookmarkEnd w:id="100"/>
                    </w:p>
                  </w:txbxContent>
                </v:textbox>
                <w10:wrap type="topAndBottom"/>
              </v:shape>
            </w:pict>
          </mc:Fallback>
        </mc:AlternateContent>
      </w:r>
      <w:r>
        <w:rPr>
          <w:noProof/>
        </w:rPr>
        <w:drawing>
          <wp:anchor distT="0" distB="0" distL="114300" distR="114300" simplePos="0" relativeHeight="251695104" behindDoc="0" locked="0" layoutInCell="1" allowOverlap="1" wp14:anchorId="0A778038" wp14:editId="5A6A0BB6">
            <wp:simplePos x="0" y="0"/>
            <wp:positionH relativeFrom="column">
              <wp:posOffset>-25096</wp:posOffset>
            </wp:positionH>
            <wp:positionV relativeFrom="paragraph">
              <wp:posOffset>475697</wp:posOffset>
            </wp:positionV>
            <wp:extent cx="5612130" cy="160083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600835"/>
                    </a:xfrm>
                    <a:prstGeom prst="rect">
                      <a:avLst/>
                    </a:prstGeom>
                  </pic:spPr>
                </pic:pic>
              </a:graphicData>
            </a:graphic>
          </wp:anchor>
        </w:drawing>
      </w:r>
    </w:p>
    <w:p w14:paraId="76219609" w14:textId="77777777" w:rsidR="00AE122E" w:rsidRPr="00AE122E" w:rsidRDefault="00AE122E" w:rsidP="00AE122E">
      <w:pPr>
        <w:rPr>
          <w:rFonts w:cs="Segoe UI"/>
        </w:rPr>
      </w:pPr>
    </w:p>
    <w:p w14:paraId="0185C2A5" w14:textId="2AF7ED32" w:rsidR="00AE122E" w:rsidRDefault="00AE122E" w:rsidP="00BC352D">
      <w:pPr>
        <w:pStyle w:val="Ttulo3"/>
      </w:pPr>
      <w:bookmarkStart w:id="101" w:name="_Toc26965982"/>
      <w:r>
        <w:t>Creación de los datos de entrada</w:t>
      </w:r>
      <w:bookmarkEnd w:id="101"/>
    </w:p>
    <w:p w14:paraId="5B3BFB07" w14:textId="6B22B1B5" w:rsidR="00AE122E" w:rsidRDefault="008C44DD" w:rsidP="00EF6076">
      <w:r>
        <w:t>Al contar con listas unificadas</w:t>
      </w:r>
      <w:r w:rsidR="00860F3A">
        <w:t xml:space="preserve">, es necesario establecer una manera de </w:t>
      </w:r>
      <w:r w:rsidR="00C10262">
        <w:t>suministrar</w:t>
      </w:r>
      <w:r w:rsidR="00860F3A">
        <w:t xml:space="preserve"> los datos al modelo para que este tenga la capacidad de analizar </w:t>
      </w:r>
      <w:r w:rsidR="00AB0F3A">
        <w:t>la información</w:t>
      </w:r>
      <w:r w:rsidR="00860F3A">
        <w:t xml:space="preserve"> de la </w:t>
      </w:r>
      <w:r w:rsidR="00C10262">
        <w:t>canción</w:t>
      </w:r>
      <w:r w:rsidR="00860F3A">
        <w:t xml:space="preserve"> y las posiciones de los pulsos. Como las canciones se encuentran en formato mp3, es necesario extraer las características </w:t>
      </w:r>
      <w:r w:rsidR="00C10262">
        <w:t>más</w:t>
      </w:r>
      <w:r w:rsidR="00860F3A">
        <w:t xml:space="preserve"> importantes de est</w:t>
      </w:r>
      <w:r w:rsidR="00C10262">
        <w:t>os archivos</w:t>
      </w:r>
      <w:r w:rsidR="00860F3A">
        <w:t xml:space="preserve">, para este proceso se crean </w:t>
      </w:r>
      <w:r w:rsidR="00431B2F">
        <w:t xml:space="preserve">espectrogramas </w:t>
      </w:r>
      <w:proofErr w:type="spellStart"/>
      <w:r w:rsidR="00860F3A">
        <w:t>mel</w:t>
      </w:r>
      <w:proofErr w:type="spellEnd"/>
      <w:r w:rsidR="00860F3A">
        <w:t xml:space="preserve"> </w:t>
      </w:r>
      <w:r w:rsidR="001B7075">
        <w:t xml:space="preserve">para cada </w:t>
      </w:r>
      <w:r w:rsidR="00C10262">
        <w:t>canción</w:t>
      </w:r>
      <w:r w:rsidR="001B7075">
        <w:t xml:space="preserve">. Un </w:t>
      </w:r>
      <w:r w:rsidR="00431B2F">
        <w:t xml:space="preserve">espectrograma </w:t>
      </w:r>
      <w:proofErr w:type="spellStart"/>
      <w:r w:rsidR="001B7075">
        <w:t>mel</w:t>
      </w:r>
      <w:proofErr w:type="spellEnd"/>
      <w:r w:rsidR="001B7075">
        <w:t>, es</w:t>
      </w:r>
      <w:r w:rsidR="00471D84">
        <w:t xml:space="preserve"> una manera de representar una canción en la forma más cercana a la que los seres humanos perciben los sonidos, además de que en el proceso de generación del espectrograma de aplican una serie de filtros y parámetros para obtener una representación más condensada, por lo tanto se reduce el tamaño de la matriz del espectrograma </w:t>
      </w:r>
      <w:r w:rsidR="000F6D34">
        <w:fldChar w:fldCharType="begin" w:fldLock="1"/>
      </w:r>
      <w:r w:rsidR="000F6D34">
        <w:instrText>ADDIN CSL_CITATION {"citationItems":[{"id":"ITEM-1","itemData":{"ISBN":"178913949X, 9781789139495","author":[{"dropping-particle":"","family":"Arumugam","given":"Rajesh","non-dropping-particle":"","parse-names":false,"suffix":""},{"dropping-particle":"","family":"Shanmugamani","given":"Rajalingappaa","non-dropping-particle":"","parse-names":false,"suffix":""}],"id":"ITEM-1","issued":{"date-parts":[["2018"]]},"title":"Hands-On Natural Language Processing with Python: A Practical Guide to Applying Deep Learning Architectures to Your NLP Applications","type":"book"},"uris":["http://www.mendeley.com/documents/?uuid=43d40f1e-873f-36a7-b23c-7a30df1c0a13"]}],"mendeley":{"formattedCitation":"(Arumugam &amp; Shanmugamani, 2018)","plainTextFormattedCitation":"(Arumugam &amp; Shanmugamani, 2018)"},"properties":{"noteIndex":0},"schema":"https://github.com/citation-style-language/schema/raw/master/csl-citation.json"}</w:instrText>
      </w:r>
      <w:r w:rsidR="000F6D34">
        <w:fldChar w:fldCharType="separate"/>
      </w:r>
      <w:r w:rsidR="000F6D34" w:rsidRPr="000F6D34">
        <w:rPr>
          <w:noProof/>
        </w:rPr>
        <w:t>(Arumugam &amp; Shanmugamani, 2018)</w:t>
      </w:r>
      <w:r w:rsidR="000F6D34">
        <w:fldChar w:fldCharType="end"/>
      </w:r>
      <w:r w:rsidR="00471D84">
        <w:t>. Al aplicar este tipo de espectrogramas a los datos de una canción,</w:t>
      </w:r>
      <w:r w:rsidR="001B7075">
        <w:t xml:space="preserve"> </w:t>
      </w:r>
      <w:r w:rsidR="00662D4F">
        <w:t>g</w:t>
      </w:r>
      <w:r w:rsidR="00E7755E">
        <w:t>ráficamente</w:t>
      </w:r>
      <w:r w:rsidR="001B7075">
        <w:t xml:space="preserve"> se ve como en la figura </w:t>
      </w:r>
      <w:r w:rsidR="005B4436">
        <w:t>1</w:t>
      </w:r>
      <w:r w:rsidR="00012009">
        <w:t>5</w:t>
      </w:r>
      <w:r w:rsidR="001B7075">
        <w:t>.</w:t>
      </w:r>
    </w:p>
    <w:p w14:paraId="60731E73" w14:textId="02E134CC" w:rsidR="00471D84" w:rsidRDefault="00471D84" w:rsidP="00EF6076">
      <w:r>
        <w:rPr>
          <w:noProof/>
        </w:rPr>
        <w:lastRenderedPageBreak/>
        <mc:AlternateContent>
          <mc:Choice Requires="wps">
            <w:drawing>
              <wp:anchor distT="0" distB="0" distL="114300" distR="114300" simplePos="0" relativeHeight="251700224" behindDoc="0" locked="0" layoutInCell="1" allowOverlap="1" wp14:anchorId="2EF86DBB" wp14:editId="14B31E80">
                <wp:simplePos x="0" y="0"/>
                <wp:positionH relativeFrom="margin">
                  <wp:align>left</wp:align>
                </wp:positionH>
                <wp:positionV relativeFrom="paragraph">
                  <wp:posOffset>1500632</wp:posOffset>
                </wp:positionV>
                <wp:extent cx="5605145" cy="635"/>
                <wp:effectExtent l="0" t="0" r="0" b="1905"/>
                <wp:wrapTopAndBottom/>
                <wp:docPr id="27" name="Cuadro de texto 27"/>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wps:spPr>
                      <wps:txbx>
                        <w:txbxContent>
                          <w:p w14:paraId="62D98453" w14:textId="0CE13037" w:rsidR="005D2FA6" w:rsidRPr="00BE1A3B" w:rsidRDefault="005D2FA6" w:rsidP="005B4436">
                            <w:pPr>
                              <w:pStyle w:val="Descripcin"/>
                              <w:rPr>
                                <w:rFonts w:ascii="Segoe UI" w:hAnsi="Segoe UI"/>
                                <w:noProof/>
                                <w:sz w:val="24"/>
                                <w:lang w:val="es-CO" w:eastAsia="es-CO"/>
                              </w:rPr>
                            </w:pPr>
                            <w:bookmarkStart w:id="102" w:name="_Toc26973200"/>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15</w:t>
                            </w:r>
                            <w:r>
                              <w:fldChar w:fldCharType="end"/>
                            </w:r>
                            <w:r>
                              <w:rPr>
                                <w:lang w:val="es-ES"/>
                              </w:rPr>
                              <w:t xml:space="preserve"> Es</w:t>
                            </w:r>
                            <w:r w:rsidRPr="004570F3">
                              <w:rPr>
                                <w:lang w:val="es-ES"/>
                              </w:rPr>
                              <w:t>pectrogram</w:t>
                            </w:r>
                            <w:r>
                              <w:rPr>
                                <w:lang w:val="es-ES"/>
                              </w:rPr>
                              <w:t xml:space="preserve">a </w:t>
                            </w:r>
                            <w:proofErr w:type="spellStart"/>
                            <w:r>
                              <w:rPr>
                                <w:lang w:val="es-ES"/>
                              </w:rPr>
                              <w:t>mel</w:t>
                            </w:r>
                            <w:proofErr w:type="spellEnd"/>
                            <w:r w:rsidRPr="004570F3">
                              <w:rPr>
                                <w:lang w:val="es-ES"/>
                              </w:rPr>
                              <w:t xml:space="preserve"> de una canción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6DBB" id="Cuadro de texto 27" o:spid="_x0000_s1039" type="#_x0000_t202" style="position:absolute;left:0;text-align:left;margin-left:0;margin-top:118.15pt;width:441.3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CENgIAAG4EAAAOAAAAZHJzL2Uyb0RvYy54bWysVMFu2zAMvQ/YPwi6L07SJSu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" stroked="f">
                <v:textbox style="mso-fit-shape-to-text:t" inset="0,0,0,0">
                  <w:txbxContent>
                    <w:p w14:paraId="62D98453" w14:textId="0CE13037" w:rsidR="005D2FA6" w:rsidRPr="00BE1A3B" w:rsidRDefault="005D2FA6" w:rsidP="005B4436">
                      <w:pPr>
                        <w:pStyle w:val="Descripcin"/>
                        <w:rPr>
                          <w:rFonts w:ascii="Segoe UI" w:hAnsi="Segoe UI"/>
                          <w:noProof/>
                          <w:sz w:val="24"/>
                          <w:lang w:val="es-CO" w:eastAsia="es-CO"/>
                        </w:rPr>
                      </w:pPr>
                      <w:bookmarkStart w:id="103" w:name="_Toc26973200"/>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15</w:t>
                      </w:r>
                      <w:r>
                        <w:fldChar w:fldCharType="end"/>
                      </w:r>
                      <w:r>
                        <w:rPr>
                          <w:lang w:val="es-ES"/>
                        </w:rPr>
                        <w:t xml:space="preserve"> Es</w:t>
                      </w:r>
                      <w:r w:rsidRPr="004570F3">
                        <w:rPr>
                          <w:lang w:val="es-ES"/>
                        </w:rPr>
                        <w:t>pectrogram</w:t>
                      </w:r>
                      <w:r>
                        <w:rPr>
                          <w:lang w:val="es-ES"/>
                        </w:rPr>
                        <w:t xml:space="preserve">a </w:t>
                      </w:r>
                      <w:proofErr w:type="spellStart"/>
                      <w:r>
                        <w:rPr>
                          <w:lang w:val="es-ES"/>
                        </w:rPr>
                        <w:t>mel</w:t>
                      </w:r>
                      <w:proofErr w:type="spellEnd"/>
                      <w:r w:rsidRPr="004570F3">
                        <w:rPr>
                          <w:lang w:val="es-ES"/>
                        </w:rPr>
                        <w:t xml:space="preserve"> de una canción</w:t>
                      </w:r>
                      <w:bookmarkEnd w:id="103"/>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798949AB" wp14:editId="26975DEE">
            <wp:simplePos x="0" y="0"/>
            <wp:positionH relativeFrom="margin">
              <wp:align>left</wp:align>
            </wp:positionH>
            <wp:positionV relativeFrom="paragraph">
              <wp:posOffset>234721</wp:posOffset>
            </wp:positionV>
            <wp:extent cx="5605145" cy="1223645"/>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1335" t="7074" r="8899" b="5869"/>
                    <a:stretch/>
                  </pic:blipFill>
                  <pic:spPr bwMode="auto">
                    <a:xfrm>
                      <a:off x="0" y="0"/>
                      <a:ext cx="560514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EB8D43" w14:textId="0C8F720E" w:rsidR="00083914" w:rsidRDefault="00083914" w:rsidP="00EF6076"/>
    <w:p w14:paraId="64F26DD9" w14:textId="2DE872AA" w:rsidR="009069A8" w:rsidRDefault="00012009" w:rsidP="00EF6076">
      <w:r>
        <w:rPr>
          <w:noProof/>
        </w:rPr>
        <w:drawing>
          <wp:anchor distT="0" distB="0" distL="114300" distR="114300" simplePos="0" relativeHeight="251702272" behindDoc="0" locked="0" layoutInCell="1" allowOverlap="1" wp14:anchorId="4DBB410E" wp14:editId="4983AF23">
            <wp:simplePos x="0" y="0"/>
            <wp:positionH relativeFrom="margin">
              <wp:align>center</wp:align>
            </wp:positionH>
            <wp:positionV relativeFrom="paragraph">
              <wp:posOffset>1968693</wp:posOffset>
            </wp:positionV>
            <wp:extent cx="3467100" cy="2200275"/>
            <wp:effectExtent l="0" t="0" r="0"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67100" cy="2200275"/>
                    </a:xfrm>
                    <a:prstGeom prst="rect">
                      <a:avLst/>
                    </a:prstGeom>
                  </pic:spPr>
                </pic:pic>
              </a:graphicData>
            </a:graphic>
          </wp:anchor>
        </w:drawing>
      </w:r>
      <w:r>
        <w:rPr>
          <w:noProof/>
        </w:rPr>
        <mc:AlternateContent>
          <mc:Choice Requires="wps">
            <w:drawing>
              <wp:anchor distT="0" distB="0" distL="114300" distR="114300" simplePos="0" relativeHeight="251704320" behindDoc="0" locked="0" layoutInCell="1" allowOverlap="1" wp14:anchorId="1C33FA05" wp14:editId="4C35C6CC">
                <wp:simplePos x="0" y="0"/>
                <wp:positionH relativeFrom="margin">
                  <wp:posOffset>1446724</wp:posOffset>
                </wp:positionH>
                <wp:positionV relativeFrom="paragraph">
                  <wp:posOffset>4199393</wp:posOffset>
                </wp:positionV>
                <wp:extent cx="2574925" cy="292100"/>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2574925" cy="292100"/>
                        </a:xfrm>
                        <a:prstGeom prst="rect">
                          <a:avLst/>
                        </a:prstGeom>
                        <a:solidFill>
                          <a:prstClr val="white"/>
                        </a:solidFill>
                        <a:ln>
                          <a:noFill/>
                        </a:ln>
                      </wps:spPr>
                      <wps:txbx>
                        <w:txbxContent>
                          <w:p w14:paraId="60531DAF" w14:textId="258C6746" w:rsidR="005D2FA6" w:rsidRPr="00325E78" w:rsidRDefault="005D2FA6" w:rsidP="003C1D3F">
                            <w:pPr>
                              <w:pStyle w:val="Descripcin"/>
                              <w:rPr>
                                <w:rFonts w:ascii="Segoe UI" w:hAnsi="Segoe UI"/>
                                <w:sz w:val="24"/>
                                <w:lang w:val="es-CO" w:eastAsia="es-CO"/>
                              </w:rPr>
                            </w:pPr>
                            <w:bookmarkStart w:id="104" w:name="_Toc26973201"/>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16</w:t>
                            </w:r>
                            <w:r>
                              <w:fldChar w:fldCharType="end"/>
                            </w:r>
                            <w:r w:rsidRPr="004570F3">
                              <w:rPr>
                                <w:lang w:val="es-ES"/>
                              </w:rPr>
                              <w:t xml:space="preserve"> Ejemplo de matriz de espectrograma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3FA05" id="Cuadro de texto 28" o:spid="_x0000_s1040" type="#_x0000_t202" style="position:absolute;left:0;text-align:left;margin-left:113.9pt;margin-top:330.65pt;width:202.75pt;height:2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" stroked="f">
                <v:textbox inset="0,0,0,0">
                  <w:txbxContent>
                    <w:p w14:paraId="60531DAF" w14:textId="258C6746" w:rsidR="005D2FA6" w:rsidRPr="00325E78" w:rsidRDefault="005D2FA6" w:rsidP="003C1D3F">
                      <w:pPr>
                        <w:pStyle w:val="Descripcin"/>
                        <w:rPr>
                          <w:rFonts w:ascii="Segoe UI" w:hAnsi="Segoe UI"/>
                          <w:sz w:val="24"/>
                          <w:lang w:val="es-CO" w:eastAsia="es-CO"/>
                        </w:rPr>
                      </w:pPr>
                      <w:bookmarkStart w:id="105" w:name="_Toc26973201"/>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16</w:t>
                      </w:r>
                      <w:r>
                        <w:fldChar w:fldCharType="end"/>
                      </w:r>
                      <w:r w:rsidRPr="004570F3">
                        <w:rPr>
                          <w:lang w:val="es-ES"/>
                        </w:rPr>
                        <w:t xml:space="preserve"> Ejemplo de matriz de espectrograma</w:t>
                      </w:r>
                      <w:bookmarkEnd w:id="105"/>
                    </w:p>
                  </w:txbxContent>
                </v:textbox>
                <w10:wrap type="topAndBottom" anchorx="margin"/>
              </v:shape>
            </w:pict>
          </mc:Fallback>
        </mc:AlternateContent>
      </w:r>
      <w:r w:rsidR="00471D84">
        <w:t xml:space="preserve">Para la creación de </w:t>
      </w:r>
      <w:r w:rsidR="00801638">
        <w:t>estos es</w:t>
      </w:r>
      <w:r w:rsidR="00C10262">
        <w:t>p</w:t>
      </w:r>
      <w:r w:rsidR="00801638">
        <w:t>ec</w:t>
      </w:r>
      <w:r w:rsidR="00C10262">
        <w:t>t</w:t>
      </w:r>
      <w:r w:rsidR="00801638">
        <w:t xml:space="preserve">rogramas </w:t>
      </w:r>
      <w:r w:rsidR="00471D84">
        <w:t>se utiliza</w:t>
      </w:r>
      <w:r w:rsidR="00DB7BA6">
        <w:t>n los siguientes parámetros:</w:t>
      </w:r>
      <w:r w:rsidR="00471D84">
        <w:t xml:space="preserve"> </w:t>
      </w:r>
      <w:proofErr w:type="spellStart"/>
      <w:r w:rsidR="00471D84" w:rsidRPr="00A04DF4">
        <w:rPr>
          <w:i/>
          <w:iCs/>
        </w:rPr>
        <w:t>sample</w:t>
      </w:r>
      <w:proofErr w:type="spellEnd"/>
      <w:r w:rsidR="00471D84" w:rsidRPr="00A04DF4">
        <w:rPr>
          <w:i/>
          <w:iCs/>
        </w:rPr>
        <w:t xml:space="preserve"> </w:t>
      </w:r>
      <w:proofErr w:type="spellStart"/>
      <w:r w:rsidR="00471D84" w:rsidRPr="00A04DF4">
        <w:rPr>
          <w:i/>
          <w:iCs/>
        </w:rPr>
        <w:t>rate</w:t>
      </w:r>
      <w:proofErr w:type="spellEnd"/>
      <w:r w:rsidR="00471D84">
        <w:t xml:space="preserve"> de 48.000 Hz</w:t>
      </w:r>
      <w:r w:rsidR="00DB7BA6">
        <w:t xml:space="preserve">, 40 bandas, tamaño de ventana de 512 y un </w:t>
      </w:r>
      <w:proofErr w:type="spellStart"/>
      <w:r w:rsidR="00DB7BA6" w:rsidRPr="00A04DF4">
        <w:rPr>
          <w:i/>
          <w:iCs/>
        </w:rPr>
        <w:t>overlap</w:t>
      </w:r>
      <w:proofErr w:type="spellEnd"/>
      <w:r w:rsidR="00DB7BA6">
        <w:t xml:space="preserve"> de 0</w:t>
      </w:r>
      <w:r w:rsidR="009069A8">
        <w:t>,</w:t>
      </w:r>
      <w:r w:rsidR="00DB7BA6">
        <w:t>5</w:t>
      </w:r>
      <w:r w:rsidR="009069A8">
        <w:t>.</w:t>
      </w:r>
      <w:r w:rsidR="00DB7BA6">
        <w:t xml:space="preserve">  </w:t>
      </w:r>
      <w:r w:rsidR="009069A8">
        <w:t xml:space="preserve">Con estos parámetros se genera </w:t>
      </w:r>
      <w:r w:rsidR="00801638">
        <w:t>una matriz que se almacena para su posterior uso</w:t>
      </w:r>
      <w:r w:rsidR="009069A8">
        <w:t>,</w:t>
      </w:r>
      <w:r w:rsidR="00C10262">
        <w:t xml:space="preserve"> </w:t>
      </w:r>
      <w:r w:rsidR="009069A8">
        <w:t>d</w:t>
      </w:r>
      <w:r w:rsidR="00C10262">
        <w:t xml:space="preserve">onde el tamaño de las filas es siempre 40, ya que este es el valor </w:t>
      </w:r>
      <w:r w:rsidR="00D002E2">
        <w:t>asociado</w:t>
      </w:r>
      <w:r w:rsidR="00C10262">
        <w:t xml:space="preserve"> a la cantidad de </w:t>
      </w:r>
      <w:r w:rsidR="009069A8">
        <w:t>bandas</w:t>
      </w:r>
      <w:r w:rsidR="00C10262">
        <w:t xml:space="preserve"> que posee el mismo. Mientras la cantidad de columnas siempre es variable ya que depende de la duración de la </w:t>
      </w:r>
      <w:r w:rsidR="00D002E2">
        <w:t>canción</w:t>
      </w:r>
      <w:r w:rsidR="00C10262">
        <w:t xml:space="preserve">, </w:t>
      </w:r>
      <w:r w:rsidR="00D002E2">
        <w:t xml:space="preserve">la duración de una sola columna tiene un valor aproximado de 10 milisegundos. </w:t>
      </w:r>
      <w:r w:rsidR="00EA3548">
        <w:t xml:space="preserve">En la figura </w:t>
      </w:r>
      <w:r w:rsidR="003C1D3F">
        <w:t>1</w:t>
      </w:r>
      <w:r>
        <w:t>6</w:t>
      </w:r>
      <w:r w:rsidR="003C1D3F">
        <w:t>,</w:t>
      </w:r>
      <w:r w:rsidR="00EA3548">
        <w:t xml:space="preserve"> es posible apreciar </w:t>
      </w:r>
      <w:r w:rsidR="003C1D3F">
        <w:t>la matriz A que es un ejemplo de cómo</w:t>
      </w:r>
      <w:r w:rsidR="00EA3548">
        <w:t xml:space="preserve"> se </w:t>
      </w:r>
      <w:r w:rsidR="003C1D3F">
        <w:t xml:space="preserve">puede </w:t>
      </w:r>
      <w:r w:rsidR="00EA3548">
        <w:t>ve</w:t>
      </w:r>
      <w:r w:rsidR="003C1D3F">
        <w:t>r</w:t>
      </w:r>
      <w:r w:rsidR="00EA3548">
        <w:t xml:space="preserve"> un espectrograma en forma de matriz para una canción.</w:t>
      </w:r>
    </w:p>
    <w:p w14:paraId="55AAC389" w14:textId="131C3D8F" w:rsidR="00EA3548" w:rsidRDefault="00EA3548" w:rsidP="00EF6076"/>
    <w:p w14:paraId="3D7241CF" w14:textId="67C8CD05" w:rsidR="00EA3548" w:rsidRDefault="00545FF8" w:rsidP="00EF6076">
      <w:r>
        <w:t xml:space="preserve">Para la creación del </w:t>
      </w:r>
      <w:r w:rsidR="002D619F">
        <w:t xml:space="preserve">conjunto de datos </w:t>
      </w:r>
      <w:r>
        <w:t xml:space="preserve">se procede canción por canción. Con los datos de la matriz del espectrograma </w:t>
      </w:r>
      <w:r w:rsidR="00E96953">
        <w:t xml:space="preserve">se procede a </w:t>
      </w:r>
      <w:r w:rsidR="00F127AA">
        <w:t>crear una</w:t>
      </w:r>
      <w:r w:rsidR="00E96953">
        <w:t xml:space="preserve"> ventana de tiempo de 230 milisegundos y esta avanza moviéndose 10 milisegundos (una columna de la matriz) hasta llegar al final de la canción. Donde cada una de estas ventanas se almacena para de esta forma crear una matriz de 3 dimensiones, en la figura </w:t>
      </w:r>
      <w:r w:rsidR="00E63B57">
        <w:t>1</w:t>
      </w:r>
      <w:r w:rsidR="00012009">
        <w:t>7</w:t>
      </w:r>
      <w:r w:rsidR="00E96953">
        <w:t xml:space="preserve"> se puede </w:t>
      </w:r>
      <w:r w:rsidR="00E96953">
        <w:lastRenderedPageBreak/>
        <w:t>apreciar el proceso de una manera gráfica</w:t>
      </w:r>
      <w:r w:rsidR="00856BC8">
        <w:t>. Donde primero se realiza la traspuesta de la matriz A para de esta manera acceder a los datos de una manera m</w:t>
      </w:r>
      <w:r w:rsidR="00901681">
        <w:t>á</w:t>
      </w:r>
      <w:r w:rsidR="00856BC8">
        <w:t>s sencilla, para de esta manera proceder con la creación de las ventanas como se aprecia en la figura.</w:t>
      </w:r>
    </w:p>
    <w:p w14:paraId="48323E77" w14:textId="1D5EB2E4" w:rsidR="009069A8" w:rsidRDefault="00012009" w:rsidP="00EF6076">
      <w:r>
        <w:rPr>
          <w:noProof/>
        </w:rPr>
        <mc:AlternateContent>
          <mc:Choice Requires="wps">
            <w:drawing>
              <wp:anchor distT="0" distB="0" distL="114300" distR="114300" simplePos="0" relativeHeight="251707392" behindDoc="0" locked="0" layoutInCell="1" allowOverlap="1" wp14:anchorId="04E1E32F" wp14:editId="1EF512A2">
                <wp:simplePos x="0" y="0"/>
                <wp:positionH relativeFrom="column">
                  <wp:posOffset>167198</wp:posOffset>
                </wp:positionH>
                <wp:positionV relativeFrom="paragraph">
                  <wp:posOffset>3405974</wp:posOffset>
                </wp:positionV>
                <wp:extent cx="5612130"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975D2A0" w14:textId="575CD83D" w:rsidR="005D2FA6" w:rsidRPr="00B2437E" w:rsidRDefault="005D2FA6" w:rsidP="00E63B57">
                            <w:pPr>
                              <w:pStyle w:val="Descripcin"/>
                              <w:rPr>
                                <w:rFonts w:ascii="Segoe UI" w:hAnsi="Segoe UI"/>
                                <w:noProof/>
                                <w:sz w:val="24"/>
                                <w:lang w:val="es-CO" w:eastAsia="es-CO"/>
                              </w:rPr>
                            </w:pPr>
                            <w:bookmarkStart w:id="106" w:name="_Toc26973202"/>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17</w:t>
                            </w:r>
                            <w:r>
                              <w:fldChar w:fldCharType="end"/>
                            </w:r>
                            <w:r w:rsidRPr="004570F3">
                              <w:rPr>
                                <w:lang w:val="es-ES"/>
                              </w:rPr>
                              <w:t xml:space="preserve"> Proceso para la creación de los datos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1E32F" id="Cuadro de texto 30" o:spid="_x0000_s1041" type="#_x0000_t202" style="position:absolute;left:0;text-align:left;margin-left:13.15pt;margin-top:268.2pt;width:44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" stroked="f">
                <v:textbox style="mso-fit-shape-to-text:t" inset="0,0,0,0">
                  <w:txbxContent>
                    <w:p w14:paraId="2975D2A0" w14:textId="575CD83D" w:rsidR="005D2FA6" w:rsidRPr="00B2437E" w:rsidRDefault="005D2FA6" w:rsidP="00E63B57">
                      <w:pPr>
                        <w:pStyle w:val="Descripcin"/>
                        <w:rPr>
                          <w:rFonts w:ascii="Segoe UI" w:hAnsi="Segoe UI"/>
                          <w:noProof/>
                          <w:sz w:val="24"/>
                          <w:lang w:val="es-CO" w:eastAsia="es-CO"/>
                        </w:rPr>
                      </w:pPr>
                      <w:bookmarkStart w:id="107" w:name="_Toc26973202"/>
                      <w:r w:rsidRPr="004570F3">
                        <w:rPr>
                          <w:lang w:val="es-ES"/>
                        </w:rPr>
                        <w:t xml:space="preserve">Figura  </w:t>
                      </w:r>
                      <w:r>
                        <w:fldChar w:fldCharType="begin"/>
                      </w:r>
                      <w:r w:rsidRPr="004570F3">
                        <w:rPr>
                          <w:lang w:val="es-ES"/>
                        </w:rPr>
                        <w:instrText xml:space="preserve"> SEQ Figura_ \* ARABIC </w:instrText>
                      </w:r>
                      <w:r>
                        <w:fldChar w:fldCharType="separate"/>
                      </w:r>
                      <w:r w:rsidR="007C705E">
                        <w:rPr>
                          <w:noProof/>
                          <w:lang w:val="es-ES"/>
                        </w:rPr>
                        <w:t>17</w:t>
                      </w:r>
                      <w:r>
                        <w:fldChar w:fldCharType="end"/>
                      </w:r>
                      <w:r w:rsidRPr="004570F3">
                        <w:rPr>
                          <w:lang w:val="es-ES"/>
                        </w:rPr>
                        <w:t xml:space="preserve"> Proceso para la creación de los datos</w:t>
                      </w:r>
                      <w:bookmarkEnd w:id="107"/>
                    </w:p>
                  </w:txbxContent>
                </v:textbox>
                <w10:wrap type="topAndBottom"/>
              </v:shape>
            </w:pict>
          </mc:Fallback>
        </mc:AlternateContent>
      </w:r>
      <w:r>
        <w:rPr>
          <w:noProof/>
        </w:rPr>
        <w:drawing>
          <wp:anchor distT="0" distB="0" distL="114300" distR="114300" simplePos="0" relativeHeight="251705344" behindDoc="0" locked="0" layoutInCell="1" allowOverlap="1" wp14:anchorId="154CBB71" wp14:editId="75C8C1AB">
            <wp:simplePos x="0" y="0"/>
            <wp:positionH relativeFrom="margin">
              <wp:align>right</wp:align>
            </wp:positionH>
            <wp:positionV relativeFrom="paragraph">
              <wp:posOffset>238318</wp:posOffset>
            </wp:positionV>
            <wp:extent cx="5612130" cy="2968625"/>
            <wp:effectExtent l="0" t="0" r="7620" b="317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968625"/>
                    </a:xfrm>
                    <a:prstGeom prst="rect">
                      <a:avLst/>
                    </a:prstGeom>
                  </pic:spPr>
                </pic:pic>
              </a:graphicData>
            </a:graphic>
          </wp:anchor>
        </w:drawing>
      </w:r>
    </w:p>
    <w:p w14:paraId="2C23CB28" w14:textId="3A7375E3" w:rsidR="00BC42C7" w:rsidRDefault="00BC42C7" w:rsidP="00BC42C7"/>
    <w:p w14:paraId="7435786C" w14:textId="26DF7337" w:rsidR="00BC42C7" w:rsidRDefault="00BC42C7" w:rsidP="00BC42C7">
      <w:r>
        <w:t>C</w:t>
      </w:r>
      <w:r w:rsidR="00901681">
        <w:t>ó</w:t>
      </w:r>
      <w:r>
        <w:t xml:space="preserve">mo estas listas de </w:t>
      </w:r>
      <w:r w:rsidR="009069A8">
        <w:t>pulsos</w:t>
      </w:r>
      <w:r>
        <w:t xml:space="preserve"> son una sucesión de valores de tiempo, es necesario asignar este valor a una columna del espectrograma. Para esto primero se calcula cual es la duración en tiempo de una columna, este cálculo corresponde a la </w:t>
      </w:r>
      <w:r w:rsidR="009069A8">
        <w:t>fórmula</w:t>
      </w:r>
      <w:r>
        <w:t xml:space="preserve"> </w:t>
      </w:r>
      <w:r w:rsidR="009069A8">
        <w:t>6</w:t>
      </w:r>
      <w:r w:rsidR="003B77EE">
        <w:t xml:space="preserve">, donde </w:t>
      </w:r>
      <m:oMath>
        <m:r>
          <w:rPr>
            <w:rFonts w:ascii="Cambria Math" w:hAnsi="Cambria Math"/>
          </w:rPr>
          <m:t>dC</m:t>
        </m:r>
      </m:oMath>
      <w:r w:rsidR="003B77EE">
        <w:t xml:space="preserve"> es la duración de la columna en segundos, </w:t>
      </w:r>
      <m:oMath>
        <m:r>
          <w:rPr>
            <w:rFonts w:ascii="Cambria Math" w:hAnsi="Cambria Math"/>
          </w:rPr>
          <m:t>tC</m:t>
        </m:r>
      </m:oMath>
      <w:r w:rsidR="003B77EE">
        <w:t xml:space="preserve"> corresponde a la duración de la canción en segundos y </w:t>
      </w:r>
      <m:oMath>
        <m:r>
          <w:rPr>
            <w:rFonts w:ascii="Cambria Math" w:hAnsi="Cambria Math"/>
          </w:rPr>
          <m:t>nC</m:t>
        </m:r>
      </m:oMath>
      <w:r w:rsidR="003B77EE">
        <w:t xml:space="preserve"> es el n</w:t>
      </w:r>
      <w:r w:rsidR="00901681">
        <w:t>ú</w:t>
      </w:r>
      <w:r w:rsidR="003B77EE">
        <w:t xml:space="preserve">mero total de columnas que tiene la matriz del espectrograma generado para esa canción. </w:t>
      </w:r>
      <w:r>
        <w:t>Ya contando con el valor de</w:t>
      </w:r>
      <w:r w:rsidR="003B77EE">
        <w:t xml:space="preserve"> la duración en tiempo de</w:t>
      </w:r>
      <w:r>
        <w:t xml:space="preserve"> una columna del espectrograma, se aplica la </w:t>
      </w:r>
      <w:r w:rsidR="009069A8">
        <w:t>fórmula</w:t>
      </w:r>
      <w:r>
        <w:t xml:space="preserve"> </w:t>
      </w:r>
      <w:r w:rsidR="009069A8">
        <w:t>7</w:t>
      </w:r>
      <w:r>
        <w:t xml:space="preserve"> para encontrar a qu</w:t>
      </w:r>
      <w:r w:rsidR="00901681">
        <w:t>é</w:t>
      </w:r>
      <w:r>
        <w:t xml:space="preserve"> columna corresponde ese valor</w:t>
      </w:r>
      <w:r w:rsidR="003B77EE">
        <w:t xml:space="preserve">, en dónde </w:t>
      </w:r>
      <m:oMath>
        <m:r>
          <w:rPr>
            <w:rFonts w:ascii="Cambria Math" w:hAnsi="Cambria Math"/>
          </w:rPr>
          <m:t>p</m:t>
        </m:r>
      </m:oMath>
      <w:r w:rsidR="003B77EE">
        <w:t xml:space="preserve"> corresponde al número de la columna a la que corresponde ese tiempo, en otras palabras, la posición que ocupa en la matriz, </w:t>
      </w:r>
      <m:oMath>
        <m:r>
          <w:rPr>
            <w:rFonts w:ascii="Cambria Math" w:hAnsi="Cambria Math"/>
          </w:rPr>
          <m:t>b</m:t>
        </m:r>
      </m:oMath>
      <w:r w:rsidR="003B77EE">
        <w:t xml:space="preserve"> es la ubicación del </w:t>
      </w:r>
      <w:r w:rsidR="00A81531">
        <w:t>pulso</w:t>
      </w:r>
      <w:r w:rsidR="003B77EE">
        <w:t xml:space="preserve"> en segundos y </w:t>
      </w:r>
      <m:oMath>
        <m:r>
          <w:rPr>
            <w:rFonts w:ascii="Cambria Math" w:hAnsi="Cambria Math"/>
          </w:rPr>
          <m:t>dC</m:t>
        </m:r>
      </m:oMath>
      <w:r w:rsidR="003B77EE">
        <w:t xml:space="preserve"> es la duración de la columna en segundos</w:t>
      </w:r>
      <w:r>
        <w:t>.</w:t>
      </w:r>
      <w:r w:rsidR="003B77EE">
        <w:t xml:space="preserve"> </w:t>
      </w:r>
      <w:r>
        <w:t>Estos cálculos se realizan para todas las canciones y se almacenan en una lista.</w:t>
      </w:r>
    </w:p>
    <w:p w14:paraId="29354AFE" w14:textId="7C8AC990" w:rsidR="009069A8" w:rsidRDefault="009069A8" w:rsidP="00BC42C7"/>
    <w:p w14:paraId="73638A9A" w14:textId="5FC82DBE" w:rsidR="009069A8" w:rsidRPr="009069A8" w:rsidRDefault="003B77EE" w:rsidP="00F646D5">
      <w:pPr>
        <w:jc w:val="center"/>
      </w:pPr>
      <m:oMathPara>
        <m:oMath>
          <m:r>
            <m:rPr>
              <m:sty m:val="p"/>
            </m:rPr>
            <w:rPr>
              <w:rFonts w:ascii="Cambria Math" w:hAnsi="Cambria Math"/>
            </w:rPr>
            <m:t>dC = tC/nC</m:t>
          </m:r>
          <m:r>
            <w:rPr>
              <w:rFonts w:ascii="Cambria Math" w:hAnsi="Cambria Math"/>
            </w:rPr>
            <m:t xml:space="preserve">     (6)</m:t>
          </m:r>
        </m:oMath>
      </m:oMathPara>
    </w:p>
    <w:p w14:paraId="723F8CDF" w14:textId="4F6170E3" w:rsidR="009069A8" w:rsidRDefault="003B77EE" w:rsidP="00F646D5">
      <w:pPr>
        <w:jc w:val="center"/>
      </w:pPr>
      <m:oMathPara>
        <m:oMath>
          <m:r>
            <m:rPr>
              <m:sty m:val="p"/>
            </m:rPr>
            <w:rPr>
              <w:rFonts w:ascii="Cambria Math" w:hAnsi="Cambria Math"/>
            </w:rPr>
            <w:lastRenderedPageBreak/>
            <m:t>p = b/dC</m:t>
          </m:r>
          <m:r>
            <w:rPr>
              <w:rFonts w:ascii="Cambria Math" w:hAnsi="Cambria Math"/>
            </w:rPr>
            <m:t xml:space="preserve">         (7)</m:t>
          </m:r>
        </m:oMath>
      </m:oMathPara>
    </w:p>
    <w:p w14:paraId="4DC450E4" w14:textId="7F6028AB" w:rsidR="00EA3548" w:rsidRDefault="00EA3548" w:rsidP="00EF6076"/>
    <w:p w14:paraId="76332C8F" w14:textId="39E7B234" w:rsidR="008D1986" w:rsidRPr="00AA65A7" w:rsidRDefault="00083914" w:rsidP="00EF6076">
      <w:r>
        <w:t xml:space="preserve">Ahora, para agregar las posiciones de los </w:t>
      </w:r>
      <w:r w:rsidR="001963B1">
        <w:t>pulsos</w:t>
      </w:r>
      <w:r>
        <w:t xml:space="preserve"> a cada ventana solo se tienen en cuanta los primeros </w:t>
      </w:r>
      <w:r w:rsidR="00F27879">
        <w:t>30</w:t>
      </w:r>
      <w:r>
        <w:t xml:space="preserve"> milisegundos de la ventana de 230 milisegundos. Es decir, como ya se posee una lista con el n</w:t>
      </w:r>
      <w:r w:rsidR="00901681">
        <w:t>ú</w:t>
      </w:r>
      <w:r>
        <w:t xml:space="preserve">mero de la columna y un 1 o un 0 si posee o no un </w:t>
      </w:r>
      <w:r w:rsidR="00A81531">
        <w:t>pulso</w:t>
      </w:r>
      <w:r>
        <w:t xml:space="preserve">, se revisa si alguna de las columnas que se encuentran en estos primeros </w:t>
      </w:r>
      <w:r w:rsidR="00F27879">
        <w:t>30</w:t>
      </w:r>
      <w:r>
        <w:t xml:space="preserve"> milisegundos corresponden </w:t>
      </w:r>
      <w:r w:rsidR="00E76D47">
        <w:t>al</w:t>
      </w:r>
      <w:r w:rsidR="00A2187A">
        <w:t xml:space="preserve"> valor de un 1. En caso de que alguna de estas columnas posea el valor de un uno, se le asigna a toda la ventana de 230 milisegundos el valor de 1, es decir, que posee un </w:t>
      </w:r>
      <w:r w:rsidR="00A81531">
        <w:t>pulso</w:t>
      </w:r>
      <w:r w:rsidR="00A2187A">
        <w:t>.</w:t>
      </w:r>
      <w:r w:rsidR="0057413D">
        <w:t xml:space="preserve"> Este proceso se realiza para todas las ventanas, por este motivo siempre en el data set se van a encontrar </w:t>
      </w:r>
      <w:r w:rsidR="00F27879">
        <w:t>3</w:t>
      </w:r>
      <w:r w:rsidR="0057413D">
        <w:t xml:space="preserve"> valores de 1 seguidos.</w:t>
      </w:r>
      <w:r w:rsidR="00AA65A7">
        <w:t xml:space="preserve"> Este proceso se puede ver de una manera gr</w:t>
      </w:r>
      <w:r w:rsidR="00901681">
        <w:t>á</w:t>
      </w:r>
      <w:r w:rsidR="00AA65A7">
        <w:t>fica en la figura 1</w:t>
      </w:r>
      <w:r w:rsidR="00012009">
        <w:t>8</w:t>
      </w:r>
      <w:r w:rsidR="00AA65A7">
        <w:t>.</w:t>
      </w:r>
    </w:p>
    <w:p w14:paraId="003BD1B7" w14:textId="6FDE0175" w:rsidR="00F27879" w:rsidRDefault="00F27879" w:rsidP="00EF6076">
      <w:pPr>
        <w:rPr>
          <w:b/>
          <w:bCs/>
        </w:rPr>
      </w:pPr>
      <w:r>
        <w:rPr>
          <w:noProof/>
        </w:rPr>
        <mc:AlternateContent>
          <mc:Choice Requires="wps">
            <w:drawing>
              <wp:anchor distT="0" distB="0" distL="114300" distR="114300" simplePos="0" relativeHeight="251732992" behindDoc="0" locked="0" layoutInCell="1" allowOverlap="1" wp14:anchorId="7638CE86" wp14:editId="39E34A42">
                <wp:simplePos x="0" y="0"/>
                <wp:positionH relativeFrom="column">
                  <wp:posOffset>348615</wp:posOffset>
                </wp:positionH>
                <wp:positionV relativeFrom="paragraph">
                  <wp:posOffset>3392170</wp:posOffset>
                </wp:positionV>
                <wp:extent cx="491490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1234BA33" w14:textId="02A1C0AF" w:rsidR="005D2FA6" w:rsidRPr="00FB7F87" w:rsidRDefault="005D2FA6" w:rsidP="00F27879">
                            <w:pPr>
                              <w:pStyle w:val="Descripcin"/>
                              <w:rPr>
                                <w:rFonts w:ascii="Segoe UI" w:hAnsi="Segoe UI"/>
                                <w:noProof/>
                                <w:sz w:val="24"/>
                                <w:lang w:val="es-CO" w:eastAsia="es-CO"/>
                              </w:rPr>
                            </w:pPr>
                            <w:bookmarkStart w:id="108" w:name="_Toc26973203"/>
                            <w:r w:rsidRPr="00F27879">
                              <w:rPr>
                                <w:lang w:val="es-ES"/>
                              </w:rPr>
                              <w:t xml:space="preserve">Figura  </w:t>
                            </w:r>
                            <w:r>
                              <w:fldChar w:fldCharType="begin"/>
                            </w:r>
                            <w:r w:rsidRPr="00F27879">
                              <w:rPr>
                                <w:lang w:val="es-ES"/>
                              </w:rPr>
                              <w:instrText xml:space="preserve"> SEQ Figura_ \* ARABIC </w:instrText>
                            </w:r>
                            <w:r>
                              <w:fldChar w:fldCharType="separate"/>
                            </w:r>
                            <w:r w:rsidR="007C705E">
                              <w:rPr>
                                <w:noProof/>
                                <w:lang w:val="es-ES"/>
                              </w:rPr>
                              <w:t>18</w:t>
                            </w:r>
                            <w:r>
                              <w:fldChar w:fldCharType="end"/>
                            </w:r>
                            <w:r w:rsidRPr="00F27879">
                              <w:rPr>
                                <w:lang w:val="es-ES"/>
                              </w:rPr>
                              <w:t xml:space="preserve"> Verificación existencia un pulso en la ventana.</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8CE86" id="Cuadro de texto 13" o:spid="_x0000_s1042" type="#_x0000_t202" style="position:absolute;left:0;text-align:left;margin-left:27.45pt;margin-top:267.1pt;width:38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" stroked="f">
                <v:textbox style="mso-fit-shape-to-text:t" inset="0,0,0,0">
                  <w:txbxContent>
                    <w:p w14:paraId="1234BA33" w14:textId="02A1C0AF" w:rsidR="005D2FA6" w:rsidRPr="00FB7F87" w:rsidRDefault="005D2FA6" w:rsidP="00F27879">
                      <w:pPr>
                        <w:pStyle w:val="Descripcin"/>
                        <w:rPr>
                          <w:rFonts w:ascii="Segoe UI" w:hAnsi="Segoe UI"/>
                          <w:noProof/>
                          <w:sz w:val="24"/>
                          <w:lang w:val="es-CO" w:eastAsia="es-CO"/>
                        </w:rPr>
                      </w:pPr>
                      <w:bookmarkStart w:id="109" w:name="_Toc26973203"/>
                      <w:r w:rsidRPr="00F27879">
                        <w:rPr>
                          <w:lang w:val="es-ES"/>
                        </w:rPr>
                        <w:t xml:space="preserve">Figura  </w:t>
                      </w:r>
                      <w:r>
                        <w:fldChar w:fldCharType="begin"/>
                      </w:r>
                      <w:r w:rsidRPr="00F27879">
                        <w:rPr>
                          <w:lang w:val="es-ES"/>
                        </w:rPr>
                        <w:instrText xml:space="preserve"> SEQ Figura_ \* ARABIC </w:instrText>
                      </w:r>
                      <w:r>
                        <w:fldChar w:fldCharType="separate"/>
                      </w:r>
                      <w:r w:rsidR="007C705E">
                        <w:rPr>
                          <w:noProof/>
                          <w:lang w:val="es-ES"/>
                        </w:rPr>
                        <w:t>18</w:t>
                      </w:r>
                      <w:r>
                        <w:fldChar w:fldCharType="end"/>
                      </w:r>
                      <w:r w:rsidRPr="00F27879">
                        <w:rPr>
                          <w:lang w:val="es-ES"/>
                        </w:rPr>
                        <w:t xml:space="preserve"> Verificación existencia un pulso en la ventana.</w:t>
                      </w:r>
                      <w:bookmarkEnd w:id="109"/>
                    </w:p>
                  </w:txbxContent>
                </v:textbox>
                <w10:wrap type="topAndBottom"/>
              </v:shape>
            </w:pict>
          </mc:Fallback>
        </mc:AlternateContent>
      </w:r>
      <w:r>
        <w:rPr>
          <w:noProof/>
        </w:rPr>
        <w:drawing>
          <wp:anchor distT="0" distB="0" distL="114300" distR="114300" simplePos="0" relativeHeight="251730944" behindDoc="0" locked="0" layoutInCell="1" allowOverlap="1" wp14:anchorId="422553FB" wp14:editId="72322D8E">
            <wp:simplePos x="0" y="0"/>
            <wp:positionH relativeFrom="margin">
              <wp:align>center</wp:align>
            </wp:positionH>
            <wp:positionV relativeFrom="paragraph">
              <wp:posOffset>220510</wp:posOffset>
            </wp:positionV>
            <wp:extent cx="4914900" cy="31146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4900" cy="3114675"/>
                    </a:xfrm>
                    <a:prstGeom prst="rect">
                      <a:avLst/>
                    </a:prstGeom>
                  </pic:spPr>
                </pic:pic>
              </a:graphicData>
            </a:graphic>
          </wp:anchor>
        </w:drawing>
      </w:r>
    </w:p>
    <w:p w14:paraId="32EAD85F" w14:textId="77777777" w:rsidR="00F27879" w:rsidRDefault="00F27879" w:rsidP="00EF6076">
      <w:pPr>
        <w:rPr>
          <w:b/>
          <w:bCs/>
        </w:rPr>
      </w:pPr>
    </w:p>
    <w:p w14:paraId="63F5FFC3" w14:textId="254B150B" w:rsidR="00EF6076" w:rsidRDefault="001C62C9" w:rsidP="00BC352D">
      <w:pPr>
        <w:pStyle w:val="Ttulo3"/>
      </w:pPr>
      <w:bookmarkStart w:id="110" w:name="_Toc26965983"/>
      <w:r>
        <w:t>Modelado</w:t>
      </w:r>
      <w:bookmarkEnd w:id="110"/>
    </w:p>
    <w:p w14:paraId="6F61CA6E" w14:textId="55974AA1" w:rsidR="00EF6076" w:rsidRDefault="003B3946" w:rsidP="00EF6076">
      <w:r>
        <w:t>Para la creación del modelo se establece que se van a utilizan redes neuronales convolucionales. Para esta de define</w:t>
      </w:r>
      <w:r w:rsidR="00F377E6">
        <w:t xml:space="preserve"> un modelo secuencial al cual se le agregan dos capas </w:t>
      </w:r>
      <w:r w:rsidR="00F3586C">
        <w:t xml:space="preserve">convolucionales que aplican un filtro de una dimensión, estas tienen los tamaños de 12 y 24 neuronas respectivamente y un </w:t>
      </w:r>
      <w:proofErr w:type="spellStart"/>
      <w:r w:rsidR="00F3586C" w:rsidRPr="00F3586C">
        <w:rPr>
          <w:i/>
          <w:iCs/>
        </w:rPr>
        <w:t>kernel</w:t>
      </w:r>
      <w:proofErr w:type="spellEnd"/>
      <w:r w:rsidR="00F3586C" w:rsidRPr="00F3586C">
        <w:rPr>
          <w:i/>
          <w:iCs/>
        </w:rPr>
        <w:t xml:space="preserve"> </w:t>
      </w:r>
      <w:proofErr w:type="spellStart"/>
      <w:r w:rsidR="00F3586C" w:rsidRPr="00F3586C">
        <w:rPr>
          <w:i/>
          <w:iCs/>
        </w:rPr>
        <w:t>size</w:t>
      </w:r>
      <w:proofErr w:type="spellEnd"/>
      <w:r w:rsidR="00F3586C">
        <w:t xml:space="preserve"> de 3. Luego se </w:t>
      </w:r>
      <w:r w:rsidR="00F3586C">
        <w:lastRenderedPageBreak/>
        <w:t xml:space="preserve">establece un </w:t>
      </w:r>
      <w:proofErr w:type="spellStart"/>
      <w:r w:rsidR="00F3586C" w:rsidRPr="00F3586C">
        <w:rPr>
          <w:i/>
          <w:iCs/>
        </w:rPr>
        <w:t>flatten</w:t>
      </w:r>
      <w:proofErr w:type="spellEnd"/>
      <w:r w:rsidR="00F3586C">
        <w:rPr>
          <w:i/>
          <w:iCs/>
        </w:rPr>
        <w:t xml:space="preserve"> </w:t>
      </w:r>
      <w:r w:rsidR="00F3586C">
        <w:t xml:space="preserve">que lo que hace es eliminar todas las dimensiones excepto por una, es decir, convierte la entrada a una salida de una sola dimensión. </w:t>
      </w:r>
      <w:r w:rsidR="006B3713">
        <w:t>Para después agregar una capa completamente conectada de 16 neuromas, donde su salida entra en</w:t>
      </w:r>
      <w:r w:rsidR="000709E8">
        <w:t xml:space="preserve"> una capa de </w:t>
      </w:r>
      <w:proofErr w:type="spellStart"/>
      <w:r w:rsidR="000709E8" w:rsidRPr="000709E8">
        <w:rPr>
          <w:i/>
          <w:iCs/>
        </w:rPr>
        <w:t>dropout</w:t>
      </w:r>
      <w:proofErr w:type="spellEnd"/>
      <w:r w:rsidR="000709E8">
        <w:t xml:space="preserve"> con un valor de 0.4, esto quiere decir que asigna un peso de cero a un 40% de las neuronas, para reducir la probabilidad de </w:t>
      </w:r>
      <w:r w:rsidR="00431B2F" w:rsidRPr="00431B2F">
        <w:t>sobreaprendizaje</w:t>
      </w:r>
      <w:r w:rsidR="000709E8">
        <w:rPr>
          <w:i/>
          <w:iCs/>
        </w:rPr>
        <w:t>.</w:t>
      </w:r>
      <w:r w:rsidR="000709E8">
        <w:t xml:space="preserve"> Para culminar con una neurona con el </w:t>
      </w:r>
      <w:r w:rsidR="006B3713">
        <w:t>peso</w:t>
      </w:r>
      <w:r w:rsidR="000709E8">
        <w:t xml:space="preserve"> de si el dato ingresado es un pulso o no.</w:t>
      </w:r>
      <w:r w:rsidR="00934495">
        <w:t xml:space="preserve"> La estructura de este modelo</w:t>
      </w:r>
      <w:r w:rsidR="00F377E6">
        <w:t xml:space="preserve"> se aprecia</w:t>
      </w:r>
      <w:r w:rsidR="00934495">
        <w:t xml:space="preserve"> de una mejor manera</w:t>
      </w:r>
      <w:r w:rsidR="00F377E6">
        <w:t xml:space="preserve"> en la figura </w:t>
      </w:r>
      <w:r w:rsidR="00901681">
        <w:t>1</w:t>
      </w:r>
      <w:r w:rsidR="00012009">
        <w:t>9</w:t>
      </w:r>
      <w:r w:rsidR="00934495">
        <w:t>.</w:t>
      </w:r>
    </w:p>
    <w:p w14:paraId="4B580CD8" w14:textId="2A7C1451" w:rsidR="006107C1" w:rsidRDefault="006107C1" w:rsidP="00EF6076">
      <w:r>
        <w:t>Los datos resultantes de la etapa anterior se dividen en un 75%</w:t>
      </w:r>
      <w:r w:rsidR="003606C2">
        <w:t xml:space="preserve"> destinado exclusivamente</w:t>
      </w:r>
      <w:r>
        <w:t xml:space="preserve"> para el entrenamiento </w:t>
      </w:r>
      <w:r w:rsidR="003606C2">
        <w:t>del modelo, mientras</w:t>
      </w:r>
      <w:r>
        <w:t xml:space="preserve"> el 25% restante para </w:t>
      </w:r>
      <w:r w:rsidR="003606C2">
        <w:t>se utiliza para realizar la</w:t>
      </w:r>
      <w:r>
        <w:t xml:space="preserve"> evaluación</w:t>
      </w:r>
      <w:r w:rsidR="003606C2">
        <w:t xml:space="preserve"> del modelo</w:t>
      </w:r>
      <w:r>
        <w:t>.</w:t>
      </w:r>
      <w:r w:rsidR="007A6004">
        <w:t xml:space="preserve"> Posteriormente, se procede a entrenar el modelo por 2800 épocas. </w:t>
      </w:r>
    </w:p>
    <w:p w14:paraId="44223FA0" w14:textId="75243F17" w:rsidR="00A843E5" w:rsidRPr="00842E9F" w:rsidRDefault="00012009" w:rsidP="003B7A7B">
      <w:pPr>
        <w:ind w:left="709" w:hanging="709"/>
      </w:pPr>
      <w:r>
        <w:rPr>
          <w:noProof/>
        </w:rPr>
        <mc:AlternateContent>
          <mc:Choice Requires="wps">
            <w:drawing>
              <wp:anchor distT="0" distB="0" distL="114300" distR="114300" simplePos="0" relativeHeight="251729920" behindDoc="0" locked="0" layoutInCell="1" allowOverlap="1" wp14:anchorId="06F594CB" wp14:editId="16C0EC75">
                <wp:simplePos x="0" y="0"/>
                <wp:positionH relativeFrom="column">
                  <wp:posOffset>1016221</wp:posOffset>
                </wp:positionH>
                <wp:positionV relativeFrom="paragraph">
                  <wp:posOffset>1732170</wp:posOffset>
                </wp:positionV>
                <wp:extent cx="290957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2909570" cy="635"/>
                        </a:xfrm>
                        <a:prstGeom prst="rect">
                          <a:avLst/>
                        </a:prstGeom>
                        <a:solidFill>
                          <a:prstClr val="white"/>
                        </a:solidFill>
                        <a:ln>
                          <a:noFill/>
                        </a:ln>
                      </wps:spPr>
                      <wps:txbx>
                        <w:txbxContent>
                          <w:p w14:paraId="61ABB5FD" w14:textId="12C6B240" w:rsidR="005D2FA6" w:rsidRPr="008040A9" w:rsidRDefault="005D2FA6" w:rsidP="00E86566">
                            <w:pPr>
                              <w:pStyle w:val="Descripcin"/>
                              <w:rPr>
                                <w:rFonts w:ascii="Segoe UI" w:hAnsi="Segoe UI"/>
                                <w:noProof/>
                                <w:sz w:val="24"/>
                                <w:lang w:val="es-ES" w:eastAsia="es-CO"/>
                              </w:rPr>
                            </w:pPr>
                            <w:bookmarkStart w:id="111" w:name="_Toc26973204"/>
                            <w:r w:rsidRPr="008040A9">
                              <w:rPr>
                                <w:lang w:val="es-ES"/>
                              </w:rPr>
                              <w:t xml:space="preserve">Figura  </w:t>
                            </w:r>
                            <w:r>
                              <w:fldChar w:fldCharType="begin"/>
                            </w:r>
                            <w:r w:rsidRPr="008040A9">
                              <w:rPr>
                                <w:lang w:val="es-ES"/>
                              </w:rPr>
                              <w:instrText xml:space="preserve"> SEQ Figura_ \* ARABIC </w:instrText>
                            </w:r>
                            <w:r>
                              <w:fldChar w:fldCharType="separate"/>
                            </w:r>
                            <w:r w:rsidR="007C705E">
                              <w:rPr>
                                <w:noProof/>
                                <w:lang w:val="es-ES"/>
                              </w:rPr>
                              <w:t>19</w:t>
                            </w:r>
                            <w:r>
                              <w:fldChar w:fldCharType="end"/>
                            </w:r>
                            <w:r w:rsidRPr="008040A9">
                              <w:rPr>
                                <w:lang w:val="es-ES"/>
                              </w:rPr>
                              <w:t xml:space="preserve"> Estructura de la red n</w:t>
                            </w:r>
                            <w:r>
                              <w:rPr>
                                <w:lang w:val="es-ES"/>
                              </w:rPr>
                              <w:t>euronal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94CB" id="Cuadro de texto 43" o:spid="_x0000_s1043" type="#_x0000_t202" style="position:absolute;left:0;text-align:left;margin-left:80pt;margin-top:136.4pt;width:229.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" stroked="f">
                <v:textbox style="mso-fit-shape-to-text:t" inset="0,0,0,0">
                  <w:txbxContent>
                    <w:p w14:paraId="61ABB5FD" w14:textId="12C6B240" w:rsidR="005D2FA6" w:rsidRPr="008040A9" w:rsidRDefault="005D2FA6" w:rsidP="00E86566">
                      <w:pPr>
                        <w:pStyle w:val="Descripcin"/>
                        <w:rPr>
                          <w:rFonts w:ascii="Segoe UI" w:hAnsi="Segoe UI"/>
                          <w:noProof/>
                          <w:sz w:val="24"/>
                          <w:lang w:val="es-ES" w:eastAsia="es-CO"/>
                        </w:rPr>
                      </w:pPr>
                      <w:bookmarkStart w:id="112" w:name="_Toc26973204"/>
                      <w:r w:rsidRPr="008040A9">
                        <w:rPr>
                          <w:lang w:val="es-ES"/>
                        </w:rPr>
                        <w:t xml:space="preserve">Figura  </w:t>
                      </w:r>
                      <w:r>
                        <w:fldChar w:fldCharType="begin"/>
                      </w:r>
                      <w:r w:rsidRPr="008040A9">
                        <w:rPr>
                          <w:lang w:val="es-ES"/>
                        </w:rPr>
                        <w:instrText xml:space="preserve"> SEQ Figura_ \* ARABIC </w:instrText>
                      </w:r>
                      <w:r>
                        <w:fldChar w:fldCharType="separate"/>
                      </w:r>
                      <w:r w:rsidR="007C705E">
                        <w:rPr>
                          <w:noProof/>
                          <w:lang w:val="es-ES"/>
                        </w:rPr>
                        <w:t>19</w:t>
                      </w:r>
                      <w:r>
                        <w:fldChar w:fldCharType="end"/>
                      </w:r>
                      <w:r w:rsidRPr="008040A9">
                        <w:rPr>
                          <w:lang w:val="es-ES"/>
                        </w:rPr>
                        <w:t xml:space="preserve"> Estructura de la red n</w:t>
                      </w:r>
                      <w:r>
                        <w:rPr>
                          <w:lang w:val="es-ES"/>
                        </w:rPr>
                        <w:t>euronal</w:t>
                      </w:r>
                      <w:bookmarkEnd w:id="112"/>
                    </w:p>
                  </w:txbxContent>
                </v:textbox>
                <w10:wrap type="topAndBottom"/>
              </v:shape>
            </w:pict>
          </mc:Fallback>
        </mc:AlternateContent>
      </w:r>
      <w:r w:rsidR="007A6004">
        <w:rPr>
          <w:noProof/>
        </w:rPr>
        <w:drawing>
          <wp:anchor distT="0" distB="0" distL="114300" distR="114300" simplePos="0" relativeHeight="251727872" behindDoc="0" locked="0" layoutInCell="1" allowOverlap="1" wp14:anchorId="6351A568" wp14:editId="5184E681">
            <wp:simplePos x="0" y="0"/>
            <wp:positionH relativeFrom="page">
              <wp:posOffset>2496157</wp:posOffset>
            </wp:positionH>
            <wp:positionV relativeFrom="paragraph">
              <wp:posOffset>266424</wp:posOffset>
            </wp:positionV>
            <wp:extent cx="2909570" cy="1496060"/>
            <wp:effectExtent l="0" t="0" r="5080" b="889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9570" cy="1496060"/>
                    </a:xfrm>
                    <a:prstGeom prst="rect">
                      <a:avLst/>
                    </a:prstGeom>
                  </pic:spPr>
                </pic:pic>
              </a:graphicData>
            </a:graphic>
            <wp14:sizeRelH relativeFrom="margin">
              <wp14:pctWidth>0</wp14:pctWidth>
            </wp14:sizeRelH>
            <wp14:sizeRelV relativeFrom="margin">
              <wp14:pctHeight>0</wp14:pctHeight>
            </wp14:sizeRelV>
          </wp:anchor>
        </w:drawing>
      </w:r>
    </w:p>
    <w:p w14:paraId="0997B6CE" w14:textId="77777777" w:rsidR="007A6004" w:rsidRDefault="007A6004" w:rsidP="001C62C9">
      <w:pPr>
        <w:rPr>
          <w:b/>
          <w:bCs/>
        </w:rPr>
      </w:pPr>
    </w:p>
    <w:p w14:paraId="6B9A1C14" w14:textId="7E54784A" w:rsidR="00EF146A" w:rsidRPr="001C62C9" w:rsidRDefault="00EF6076" w:rsidP="00BC352D">
      <w:pPr>
        <w:pStyle w:val="Ttulo3"/>
      </w:pPr>
      <w:bookmarkStart w:id="113" w:name="_Toc26965984"/>
      <w:r w:rsidRPr="00842E9F">
        <w:t>Evaluación</w:t>
      </w:r>
      <w:bookmarkEnd w:id="113"/>
    </w:p>
    <w:p w14:paraId="6499C24A" w14:textId="1E6D86A1" w:rsidR="00C078F0" w:rsidRDefault="00F8796A" w:rsidP="00E7755E">
      <w:pPr>
        <w:spacing w:before="0" w:after="200" w:line="276" w:lineRule="auto"/>
        <w:rPr>
          <w:rFonts w:cs="Arial"/>
          <w:bCs/>
          <w:szCs w:val="24"/>
        </w:rPr>
      </w:pPr>
      <w:r>
        <w:rPr>
          <w:rFonts w:cs="Arial"/>
          <w:bCs/>
          <w:szCs w:val="24"/>
        </w:rPr>
        <w:t xml:space="preserve">Después de encontrar el mejor modelo con la mejor configuración de estructura y parámetros, se procede a evaluar con la otra sección del conjunto de datos, </w:t>
      </w:r>
      <w:r w:rsidR="00C078F0">
        <w:rPr>
          <w:rFonts w:cs="Arial"/>
          <w:bCs/>
          <w:szCs w:val="24"/>
        </w:rPr>
        <w:t xml:space="preserve">que </w:t>
      </w:r>
      <w:r>
        <w:rPr>
          <w:rFonts w:cs="Arial"/>
          <w:bCs/>
          <w:szCs w:val="24"/>
        </w:rPr>
        <w:t xml:space="preserve">desde el inicio fue destinado para la evaluación. </w:t>
      </w:r>
      <w:r w:rsidR="00724692">
        <w:rPr>
          <w:rFonts w:cs="Arial"/>
          <w:bCs/>
          <w:szCs w:val="24"/>
        </w:rPr>
        <w:t xml:space="preserve">Al realizar la validación se puede apreciar que </w:t>
      </w:r>
      <w:r w:rsidR="00C078F0">
        <w:rPr>
          <w:rFonts w:cs="Arial"/>
          <w:bCs/>
          <w:szCs w:val="24"/>
        </w:rPr>
        <w:t>la métrica del</w:t>
      </w:r>
      <w:r w:rsidR="00724692">
        <w:rPr>
          <w:rFonts w:cs="Arial"/>
          <w:bCs/>
          <w:szCs w:val="24"/>
        </w:rPr>
        <w:t xml:space="preserve"> </w:t>
      </w:r>
      <w:r w:rsidR="00F34AAC" w:rsidRPr="00B12B63">
        <w:rPr>
          <w:rFonts w:cs="Arial"/>
          <w:bCs/>
          <w:i/>
          <w:iCs/>
          <w:szCs w:val="24"/>
        </w:rPr>
        <w:t>Accuracy</w:t>
      </w:r>
      <w:r w:rsidR="00B12B63">
        <w:rPr>
          <w:rFonts w:cs="Arial"/>
          <w:bCs/>
          <w:szCs w:val="24"/>
        </w:rPr>
        <w:t xml:space="preserve"> (calculado con la fórmula 8)</w:t>
      </w:r>
      <w:r w:rsidR="00C078F0">
        <w:rPr>
          <w:rFonts w:cs="Arial"/>
          <w:bCs/>
          <w:szCs w:val="24"/>
        </w:rPr>
        <w:t xml:space="preserve"> presenta</w:t>
      </w:r>
      <w:r w:rsidR="00724692">
        <w:rPr>
          <w:rFonts w:cs="Arial"/>
          <w:bCs/>
          <w:szCs w:val="24"/>
        </w:rPr>
        <w:t xml:space="preserve"> un incremento, ya que el base line es de 9</w:t>
      </w:r>
      <w:r w:rsidR="007A6004">
        <w:rPr>
          <w:rFonts w:cs="Arial"/>
          <w:bCs/>
          <w:szCs w:val="24"/>
        </w:rPr>
        <w:t>7</w:t>
      </w:r>
      <w:r w:rsidR="00724692">
        <w:rPr>
          <w:rFonts w:cs="Arial"/>
          <w:bCs/>
          <w:szCs w:val="24"/>
        </w:rPr>
        <w:t>,</w:t>
      </w:r>
      <w:r w:rsidR="007A6004">
        <w:rPr>
          <w:rFonts w:cs="Arial"/>
          <w:bCs/>
          <w:szCs w:val="24"/>
        </w:rPr>
        <w:t>13</w:t>
      </w:r>
      <w:r w:rsidR="00724692">
        <w:rPr>
          <w:rFonts w:cs="Arial"/>
          <w:bCs/>
          <w:szCs w:val="24"/>
        </w:rPr>
        <w:t xml:space="preserve">% mientras que al evaluar los datos con el modelo se presenta un resultado del </w:t>
      </w:r>
      <w:r w:rsidR="007A6004">
        <w:rPr>
          <w:rFonts w:cs="Arial"/>
          <w:bCs/>
          <w:szCs w:val="24"/>
        </w:rPr>
        <w:t>99</w:t>
      </w:r>
      <w:r w:rsidR="00724692">
        <w:rPr>
          <w:rFonts w:cs="Arial"/>
          <w:bCs/>
          <w:szCs w:val="24"/>
        </w:rPr>
        <w:t>,</w:t>
      </w:r>
      <w:r w:rsidR="007A6004">
        <w:rPr>
          <w:rFonts w:cs="Arial"/>
          <w:bCs/>
          <w:szCs w:val="24"/>
        </w:rPr>
        <w:t>89</w:t>
      </w:r>
      <w:r w:rsidR="00724692">
        <w:rPr>
          <w:rFonts w:cs="Arial"/>
          <w:bCs/>
          <w:szCs w:val="24"/>
        </w:rPr>
        <w:t>%.</w:t>
      </w:r>
    </w:p>
    <w:p w14:paraId="670C4AAB" w14:textId="6AD298E4" w:rsidR="00C078F0" w:rsidRDefault="00C078F0" w:rsidP="00E7755E">
      <w:pPr>
        <w:spacing w:before="0" w:after="200" w:line="276" w:lineRule="auto"/>
        <w:rPr>
          <w:rFonts w:cs="Arial"/>
          <w:bCs/>
          <w:szCs w:val="24"/>
        </w:rPr>
      </w:pPr>
      <m:oMathPara>
        <m:oMath>
          <m:r>
            <w:rPr>
              <w:rFonts w:ascii="Cambria Math" w:hAnsi="Cambria Math" w:cs="Arial"/>
              <w:szCs w:val="24"/>
            </w:rPr>
            <m:t xml:space="preserve">Accuracy= </m:t>
          </m:r>
          <m:f>
            <m:fPr>
              <m:ctrlPr>
                <w:rPr>
                  <w:rFonts w:ascii="Cambria Math" w:hAnsi="Cambria Math" w:cs="Arial"/>
                  <w:bCs/>
                  <w:i/>
                  <w:szCs w:val="24"/>
                </w:rPr>
              </m:ctrlPr>
            </m:fPr>
            <m:num>
              <m:r>
                <w:rPr>
                  <w:rFonts w:ascii="Cambria Math" w:hAnsi="Cambria Math" w:cs="Arial"/>
                  <w:szCs w:val="24"/>
                </w:rPr>
                <m:t>Número de predicciones correctas</m:t>
              </m:r>
            </m:num>
            <m:den>
              <m:r>
                <w:rPr>
                  <w:rFonts w:ascii="Cambria Math" w:hAnsi="Cambria Math" w:cs="Arial"/>
                  <w:szCs w:val="24"/>
                </w:rPr>
                <m:t>Número total de predicciones realizadas</m:t>
              </m:r>
            </m:den>
          </m:f>
          <m:r>
            <w:rPr>
              <w:rFonts w:ascii="Cambria Math" w:hAnsi="Cambria Math" w:cs="Arial"/>
              <w:szCs w:val="24"/>
            </w:rPr>
            <m:t xml:space="preserve">     (8)</m:t>
          </m:r>
        </m:oMath>
      </m:oMathPara>
    </w:p>
    <w:p w14:paraId="042E7A9B" w14:textId="2FE87625" w:rsidR="00724692" w:rsidRPr="00EF146A" w:rsidRDefault="00724692" w:rsidP="00E7755E">
      <w:pPr>
        <w:spacing w:before="0" w:after="200" w:line="276" w:lineRule="auto"/>
        <w:rPr>
          <w:rFonts w:cs="Arial"/>
          <w:bCs/>
          <w:szCs w:val="24"/>
        </w:rPr>
      </w:pPr>
      <w:r>
        <w:rPr>
          <w:rFonts w:cs="Arial"/>
          <w:bCs/>
          <w:szCs w:val="24"/>
        </w:rPr>
        <w:t>De la misma manera, al recopilar los valores que se generan en cada época de entrenamiento del modelo, es posible generar las gr</w:t>
      </w:r>
      <w:r w:rsidR="00901681">
        <w:rPr>
          <w:rFonts w:cs="Arial"/>
          <w:bCs/>
          <w:szCs w:val="24"/>
        </w:rPr>
        <w:t>á</w:t>
      </w:r>
      <w:r>
        <w:rPr>
          <w:rFonts w:cs="Arial"/>
          <w:bCs/>
          <w:szCs w:val="24"/>
        </w:rPr>
        <w:t xml:space="preserve">ficas que se presentan en </w:t>
      </w:r>
      <w:r w:rsidR="00012009">
        <w:rPr>
          <w:rFonts w:cs="Arial"/>
          <w:bCs/>
          <w:szCs w:val="24"/>
        </w:rPr>
        <w:t>las figuras</w:t>
      </w:r>
      <w:r>
        <w:rPr>
          <w:rFonts w:cs="Arial"/>
          <w:bCs/>
          <w:szCs w:val="24"/>
        </w:rPr>
        <w:t xml:space="preserve"> </w:t>
      </w:r>
      <w:r w:rsidR="00012009">
        <w:rPr>
          <w:rFonts w:cs="Arial"/>
          <w:bCs/>
          <w:szCs w:val="24"/>
        </w:rPr>
        <w:t>20</w:t>
      </w:r>
      <w:r w:rsidR="00F6017A">
        <w:rPr>
          <w:rFonts w:cs="Arial"/>
          <w:bCs/>
          <w:szCs w:val="24"/>
        </w:rPr>
        <w:t>,</w:t>
      </w:r>
      <w:r w:rsidR="00F06225">
        <w:rPr>
          <w:rFonts w:cs="Arial"/>
          <w:bCs/>
          <w:szCs w:val="24"/>
        </w:rPr>
        <w:t xml:space="preserve"> </w:t>
      </w:r>
      <w:r w:rsidR="00012009">
        <w:rPr>
          <w:rFonts w:cs="Arial"/>
          <w:bCs/>
          <w:szCs w:val="24"/>
        </w:rPr>
        <w:t>21</w:t>
      </w:r>
      <w:r w:rsidR="00F6017A">
        <w:rPr>
          <w:rFonts w:cs="Arial"/>
          <w:bCs/>
          <w:szCs w:val="24"/>
        </w:rPr>
        <w:t>,</w:t>
      </w:r>
      <w:r w:rsidR="00F06225">
        <w:rPr>
          <w:rFonts w:cs="Arial"/>
          <w:bCs/>
          <w:szCs w:val="24"/>
        </w:rPr>
        <w:t xml:space="preserve"> </w:t>
      </w:r>
      <w:r w:rsidR="00012009">
        <w:rPr>
          <w:rFonts w:cs="Arial"/>
          <w:bCs/>
          <w:szCs w:val="24"/>
        </w:rPr>
        <w:t>22</w:t>
      </w:r>
      <w:r>
        <w:rPr>
          <w:rFonts w:cs="Arial"/>
          <w:bCs/>
          <w:szCs w:val="24"/>
        </w:rPr>
        <w:t xml:space="preserve"> y </w:t>
      </w:r>
      <w:r w:rsidR="00012009">
        <w:rPr>
          <w:rFonts w:cs="Arial"/>
          <w:bCs/>
          <w:szCs w:val="24"/>
        </w:rPr>
        <w:t>23</w:t>
      </w:r>
      <w:r>
        <w:rPr>
          <w:rFonts w:cs="Arial"/>
          <w:bCs/>
          <w:szCs w:val="24"/>
        </w:rPr>
        <w:t xml:space="preserve">. </w:t>
      </w:r>
      <w:r w:rsidR="00F6017A">
        <w:rPr>
          <w:rFonts w:cs="Arial"/>
          <w:bCs/>
          <w:szCs w:val="24"/>
        </w:rPr>
        <w:t>En las</w:t>
      </w:r>
      <w:r>
        <w:rPr>
          <w:rFonts w:cs="Arial"/>
          <w:bCs/>
          <w:szCs w:val="24"/>
        </w:rPr>
        <w:t xml:space="preserve"> figura</w:t>
      </w:r>
      <w:r w:rsidR="00F6017A">
        <w:rPr>
          <w:rFonts w:cs="Arial"/>
          <w:bCs/>
          <w:szCs w:val="24"/>
        </w:rPr>
        <w:t>s</w:t>
      </w:r>
      <w:r>
        <w:rPr>
          <w:rFonts w:cs="Arial"/>
          <w:bCs/>
          <w:szCs w:val="24"/>
        </w:rPr>
        <w:t xml:space="preserve"> </w:t>
      </w:r>
      <w:r w:rsidR="00012009">
        <w:rPr>
          <w:rFonts w:cs="Arial"/>
          <w:bCs/>
          <w:szCs w:val="24"/>
        </w:rPr>
        <w:t>21</w:t>
      </w:r>
      <w:r w:rsidR="00F6017A">
        <w:rPr>
          <w:rFonts w:cs="Arial"/>
          <w:bCs/>
          <w:szCs w:val="24"/>
        </w:rPr>
        <w:t xml:space="preserve">, </w:t>
      </w:r>
      <w:r w:rsidR="00012009">
        <w:rPr>
          <w:rFonts w:cs="Arial"/>
          <w:bCs/>
          <w:szCs w:val="24"/>
        </w:rPr>
        <w:t>22</w:t>
      </w:r>
      <w:r w:rsidR="00F6017A">
        <w:rPr>
          <w:rFonts w:cs="Arial"/>
          <w:bCs/>
          <w:szCs w:val="24"/>
        </w:rPr>
        <w:t xml:space="preserve"> y </w:t>
      </w:r>
      <w:r w:rsidR="00012009">
        <w:rPr>
          <w:rFonts w:cs="Arial"/>
          <w:bCs/>
          <w:szCs w:val="24"/>
        </w:rPr>
        <w:t>23</w:t>
      </w:r>
      <w:r w:rsidR="00F6017A">
        <w:rPr>
          <w:rFonts w:cs="Arial"/>
          <w:bCs/>
          <w:szCs w:val="24"/>
        </w:rPr>
        <w:t>,</w:t>
      </w:r>
      <w:r>
        <w:rPr>
          <w:rFonts w:cs="Arial"/>
          <w:bCs/>
          <w:szCs w:val="24"/>
        </w:rPr>
        <w:t xml:space="preserve"> </w:t>
      </w:r>
      <w:r w:rsidR="00F6017A">
        <w:rPr>
          <w:rFonts w:cs="Arial"/>
          <w:bCs/>
          <w:szCs w:val="24"/>
        </w:rPr>
        <w:t>es posible encontrar las</w:t>
      </w:r>
      <w:r>
        <w:rPr>
          <w:rFonts w:cs="Arial"/>
          <w:bCs/>
          <w:szCs w:val="24"/>
        </w:rPr>
        <w:t xml:space="preserve"> </w:t>
      </w:r>
      <w:r w:rsidR="00F6017A">
        <w:rPr>
          <w:rFonts w:cs="Arial"/>
          <w:bCs/>
          <w:szCs w:val="24"/>
        </w:rPr>
        <w:lastRenderedPageBreak/>
        <w:t>comparaciones</w:t>
      </w:r>
      <w:r>
        <w:rPr>
          <w:rFonts w:cs="Arial"/>
          <w:bCs/>
          <w:szCs w:val="24"/>
        </w:rPr>
        <w:t xml:space="preserve"> de los resultados del modelo</w:t>
      </w:r>
      <w:r w:rsidR="00F6017A">
        <w:rPr>
          <w:rFonts w:cs="Arial"/>
          <w:bCs/>
          <w:szCs w:val="24"/>
        </w:rPr>
        <w:t xml:space="preserve"> para el</w:t>
      </w:r>
      <w:r>
        <w:rPr>
          <w:rFonts w:cs="Arial"/>
          <w:bCs/>
          <w:szCs w:val="24"/>
        </w:rPr>
        <w:t xml:space="preserve"> entrenamiento y la validación</w:t>
      </w:r>
      <w:r w:rsidR="00F6017A">
        <w:rPr>
          <w:rFonts w:cs="Arial"/>
          <w:bCs/>
          <w:szCs w:val="24"/>
        </w:rPr>
        <w:t xml:space="preserve"> de las </w:t>
      </w:r>
      <w:r w:rsidR="00F34AAC">
        <w:rPr>
          <w:rFonts w:cs="Arial"/>
          <w:bCs/>
          <w:szCs w:val="24"/>
        </w:rPr>
        <w:t>métricas</w:t>
      </w:r>
      <w:r w:rsidR="00F6017A">
        <w:rPr>
          <w:rFonts w:cs="Arial"/>
          <w:bCs/>
          <w:szCs w:val="24"/>
        </w:rPr>
        <w:t xml:space="preserve"> </w:t>
      </w:r>
      <w:r w:rsidR="00F34AAC">
        <w:rPr>
          <w:rFonts w:cs="Arial"/>
          <w:bCs/>
          <w:szCs w:val="24"/>
        </w:rPr>
        <w:t>a</w:t>
      </w:r>
      <w:r w:rsidR="00F6017A">
        <w:rPr>
          <w:rFonts w:cs="Arial"/>
          <w:bCs/>
          <w:szCs w:val="24"/>
        </w:rPr>
        <w:t xml:space="preserve">uc, </w:t>
      </w:r>
      <w:r w:rsidR="00F06225">
        <w:rPr>
          <w:rFonts w:cs="Arial"/>
          <w:bCs/>
          <w:szCs w:val="24"/>
        </w:rPr>
        <w:t xml:space="preserve">precisión y </w:t>
      </w:r>
      <w:r w:rsidR="00F34AAC">
        <w:rPr>
          <w:rFonts w:cs="Arial"/>
          <w:bCs/>
          <w:szCs w:val="24"/>
        </w:rPr>
        <w:t>r</w:t>
      </w:r>
      <w:r w:rsidR="00F06225">
        <w:rPr>
          <w:rFonts w:cs="Arial"/>
          <w:bCs/>
          <w:szCs w:val="24"/>
        </w:rPr>
        <w:t xml:space="preserve">ecall. </w:t>
      </w:r>
      <w:r w:rsidR="00F34AAC">
        <w:rPr>
          <w:rFonts w:cs="Arial"/>
          <w:bCs/>
          <w:szCs w:val="24"/>
        </w:rPr>
        <w:t xml:space="preserve">Donde en </w:t>
      </w:r>
      <w:r w:rsidR="00A843E5">
        <w:rPr>
          <w:rFonts w:cs="Arial"/>
          <w:bCs/>
          <w:szCs w:val="24"/>
        </w:rPr>
        <w:t>el eje x se encuentran cada una de las épocas</w:t>
      </w:r>
      <w:r w:rsidR="00F34AAC">
        <w:rPr>
          <w:rFonts w:cs="Arial"/>
          <w:bCs/>
          <w:szCs w:val="24"/>
        </w:rPr>
        <w:t>,</w:t>
      </w:r>
      <w:r w:rsidR="00A843E5">
        <w:rPr>
          <w:rFonts w:cs="Arial"/>
          <w:bCs/>
          <w:szCs w:val="24"/>
        </w:rPr>
        <w:t xml:space="preserve"> mientras en el eje y se ubica el valor de</w:t>
      </w:r>
      <w:r w:rsidR="00F34AAC">
        <w:rPr>
          <w:rFonts w:cs="Arial"/>
          <w:bCs/>
          <w:szCs w:val="24"/>
        </w:rPr>
        <w:t xml:space="preserve"> la métrica</w:t>
      </w:r>
      <w:r w:rsidR="00A843E5">
        <w:rPr>
          <w:rFonts w:cs="Arial"/>
          <w:bCs/>
          <w:szCs w:val="24"/>
        </w:rPr>
        <w:t xml:space="preserve"> correspondiente a ese instante</w:t>
      </w:r>
      <w:r w:rsidR="00F34AAC">
        <w:rPr>
          <w:rFonts w:cs="Arial"/>
          <w:bCs/>
          <w:szCs w:val="24"/>
        </w:rPr>
        <w:t xml:space="preserve"> y figura</w:t>
      </w:r>
      <w:r>
        <w:rPr>
          <w:rFonts w:cs="Arial"/>
          <w:bCs/>
          <w:szCs w:val="24"/>
        </w:rPr>
        <w:t xml:space="preserve">. Se puede observar que a medida que transcurren las épocas, </w:t>
      </w:r>
      <w:r w:rsidR="00F34AAC">
        <w:rPr>
          <w:rFonts w:cs="Arial"/>
          <w:bCs/>
          <w:szCs w:val="24"/>
        </w:rPr>
        <w:t>los valores de auc, precisión y recall</w:t>
      </w:r>
      <w:r>
        <w:rPr>
          <w:rFonts w:cs="Arial"/>
          <w:bCs/>
          <w:szCs w:val="24"/>
        </w:rPr>
        <w:t xml:space="preserve"> del modelo aumenta</w:t>
      </w:r>
      <w:r w:rsidR="00F34AAC">
        <w:rPr>
          <w:rFonts w:cs="Arial"/>
          <w:bCs/>
          <w:szCs w:val="24"/>
        </w:rPr>
        <w:t>n</w:t>
      </w:r>
      <w:r>
        <w:rPr>
          <w:rFonts w:cs="Arial"/>
          <w:bCs/>
          <w:szCs w:val="24"/>
        </w:rPr>
        <w:t xml:space="preserve"> mientras las p</w:t>
      </w:r>
      <w:r w:rsidR="00901681">
        <w:rPr>
          <w:rFonts w:cs="Arial"/>
          <w:bCs/>
          <w:szCs w:val="24"/>
        </w:rPr>
        <w:t>é</w:t>
      </w:r>
      <w:r>
        <w:rPr>
          <w:rFonts w:cs="Arial"/>
          <w:bCs/>
          <w:szCs w:val="24"/>
        </w:rPr>
        <w:t xml:space="preserve">rdidas disminuyen y se estabilizan, como se aprecia en la figura </w:t>
      </w:r>
      <w:r w:rsidR="00012009">
        <w:rPr>
          <w:rFonts w:cs="Arial"/>
          <w:bCs/>
          <w:szCs w:val="24"/>
        </w:rPr>
        <w:t>20</w:t>
      </w:r>
      <w:r w:rsidR="00A843E5">
        <w:rPr>
          <w:rFonts w:cs="Arial"/>
          <w:bCs/>
          <w:szCs w:val="24"/>
        </w:rPr>
        <w:t>, donde el eje x corresponde a las épocas y el eje y representa el valor de la p</w:t>
      </w:r>
      <w:r w:rsidR="00901681">
        <w:rPr>
          <w:rFonts w:cs="Arial"/>
          <w:bCs/>
          <w:szCs w:val="24"/>
        </w:rPr>
        <w:t>é</w:t>
      </w:r>
      <w:r w:rsidR="00A843E5">
        <w:rPr>
          <w:rFonts w:cs="Arial"/>
          <w:bCs/>
          <w:szCs w:val="24"/>
        </w:rPr>
        <w:t>rdida en ese momento</w:t>
      </w:r>
      <w:r>
        <w:rPr>
          <w:rFonts w:cs="Arial"/>
          <w:bCs/>
          <w:szCs w:val="24"/>
        </w:rPr>
        <w:t>.</w:t>
      </w:r>
      <w:r w:rsidR="00F34AAC">
        <w:rPr>
          <w:rFonts w:cs="Arial"/>
          <w:bCs/>
          <w:szCs w:val="24"/>
        </w:rPr>
        <w:t xml:space="preserve"> </w:t>
      </w:r>
      <w:r w:rsidR="00D3242F">
        <w:rPr>
          <w:rFonts w:cs="Arial"/>
          <w:bCs/>
          <w:szCs w:val="24"/>
        </w:rPr>
        <w:t>Los valores finales de las métricas son un accuracy de 99,89%, precisión de 9</w:t>
      </w:r>
      <w:r w:rsidR="005C0F47">
        <w:rPr>
          <w:rFonts w:cs="Arial"/>
          <w:bCs/>
          <w:szCs w:val="24"/>
        </w:rPr>
        <w:t>8</w:t>
      </w:r>
      <w:r w:rsidR="00D3242F">
        <w:rPr>
          <w:rFonts w:cs="Arial"/>
          <w:bCs/>
          <w:szCs w:val="24"/>
        </w:rPr>
        <w:t>,</w:t>
      </w:r>
      <w:r w:rsidR="005C0F47">
        <w:rPr>
          <w:rFonts w:cs="Arial"/>
          <w:bCs/>
          <w:szCs w:val="24"/>
        </w:rPr>
        <w:t>48</w:t>
      </w:r>
      <w:r w:rsidR="00D3242F">
        <w:rPr>
          <w:rFonts w:cs="Arial"/>
          <w:bCs/>
          <w:szCs w:val="24"/>
        </w:rPr>
        <w:t>%, auc de 99,</w:t>
      </w:r>
      <w:r w:rsidR="005C0F47">
        <w:rPr>
          <w:rFonts w:cs="Arial"/>
          <w:bCs/>
          <w:szCs w:val="24"/>
        </w:rPr>
        <w:t>19</w:t>
      </w:r>
      <w:r w:rsidR="00D3242F">
        <w:rPr>
          <w:rFonts w:cs="Arial"/>
          <w:bCs/>
          <w:szCs w:val="24"/>
        </w:rPr>
        <w:t>%, recall de 9</w:t>
      </w:r>
      <w:r w:rsidR="005C0F47">
        <w:rPr>
          <w:rFonts w:cs="Arial"/>
          <w:bCs/>
          <w:szCs w:val="24"/>
        </w:rPr>
        <w:t>7</w:t>
      </w:r>
      <w:r w:rsidR="00D3242F">
        <w:rPr>
          <w:rFonts w:cs="Arial"/>
          <w:bCs/>
          <w:szCs w:val="24"/>
        </w:rPr>
        <w:t>,</w:t>
      </w:r>
      <w:r w:rsidR="005C0F47">
        <w:rPr>
          <w:rFonts w:cs="Arial"/>
          <w:bCs/>
          <w:szCs w:val="24"/>
        </w:rPr>
        <w:t>4</w:t>
      </w:r>
      <w:r w:rsidR="00D3242F">
        <w:rPr>
          <w:rFonts w:cs="Arial"/>
          <w:bCs/>
          <w:szCs w:val="24"/>
        </w:rPr>
        <w:t xml:space="preserve">6% y </w:t>
      </w:r>
      <w:proofErr w:type="gramStart"/>
      <w:r w:rsidR="00D3242F">
        <w:rPr>
          <w:rFonts w:cs="Arial"/>
          <w:bCs/>
          <w:szCs w:val="24"/>
        </w:rPr>
        <w:t>un kappa</w:t>
      </w:r>
      <w:proofErr w:type="gramEnd"/>
      <w:r w:rsidR="00D3242F">
        <w:rPr>
          <w:rFonts w:cs="Arial"/>
          <w:bCs/>
          <w:szCs w:val="24"/>
        </w:rPr>
        <w:t xml:space="preserve"> de 97,91%, que indica que el modelo mejora en gran manera respecto a la línea base.  </w:t>
      </w:r>
      <w:r w:rsidR="00250E6E">
        <w:rPr>
          <w:rFonts w:cs="Arial"/>
          <w:bCs/>
          <w:szCs w:val="24"/>
        </w:rPr>
        <w:t xml:space="preserve">Por lo tanto, es posible afirmar que el modelo es capaz de predecir el beat en las canciones de salsa y lo hace de una </w:t>
      </w:r>
      <w:r w:rsidR="00012009" w:rsidRPr="006409FF">
        <w:rPr>
          <w:noProof/>
        </w:rPr>
        <w:drawing>
          <wp:anchor distT="0" distB="0" distL="114300" distR="114300" simplePos="0" relativeHeight="251738112" behindDoc="0" locked="0" layoutInCell="1" allowOverlap="1" wp14:anchorId="5FE15BE5" wp14:editId="06A453B8">
            <wp:simplePos x="0" y="0"/>
            <wp:positionH relativeFrom="margin">
              <wp:posOffset>4991818</wp:posOffset>
            </wp:positionH>
            <wp:positionV relativeFrom="paragraph">
              <wp:posOffset>2730776</wp:posOffset>
            </wp:positionV>
            <wp:extent cx="540385" cy="318135"/>
            <wp:effectExtent l="0" t="0" r="0" b="571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385" cy="318135"/>
                    </a:xfrm>
                    <a:prstGeom prst="rect">
                      <a:avLst/>
                    </a:prstGeom>
                  </pic:spPr>
                </pic:pic>
              </a:graphicData>
            </a:graphic>
            <wp14:sizeRelH relativeFrom="page">
              <wp14:pctWidth>0</wp14:pctWidth>
            </wp14:sizeRelH>
            <wp14:sizeRelV relativeFrom="page">
              <wp14:pctHeight>0</wp14:pctHeight>
            </wp14:sizeRelV>
          </wp:anchor>
        </w:drawing>
      </w:r>
      <w:r w:rsidR="00250E6E">
        <w:rPr>
          <w:rFonts w:cs="Arial"/>
          <w:bCs/>
          <w:szCs w:val="24"/>
        </w:rPr>
        <w:t>manera eficaz.</w:t>
      </w:r>
    </w:p>
    <w:p w14:paraId="37C95D26" w14:textId="30A0EDC5" w:rsidR="008D1F50" w:rsidRDefault="00012009" w:rsidP="00283471">
      <w:pPr>
        <w:spacing w:before="0" w:after="200" w:line="276" w:lineRule="auto"/>
        <w:jc w:val="left"/>
        <w:rPr>
          <w:rFonts w:cs="Arial"/>
          <w:b/>
          <w:szCs w:val="24"/>
        </w:rPr>
      </w:pPr>
      <w:r>
        <w:rPr>
          <w:noProof/>
        </w:rPr>
        <mc:AlternateContent>
          <mc:Choice Requires="wps">
            <w:drawing>
              <wp:anchor distT="0" distB="0" distL="114300" distR="114300" simplePos="0" relativeHeight="251747328" behindDoc="0" locked="0" layoutInCell="1" allowOverlap="1" wp14:anchorId="554D52AA" wp14:editId="678A19E2">
                <wp:simplePos x="0" y="0"/>
                <wp:positionH relativeFrom="column">
                  <wp:posOffset>3084195</wp:posOffset>
                </wp:positionH>
                <wp:positionV relativeFrom="paragraph">
                  <wp:posOffset>4252126</wp:posOffset>
                </wp:positionV>
                <wp:extent cx="2566035"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2566035" cy="635"/>
                        </a:xfrm>
                        <a:prstGeom prst="rect">
                          <a:avLst/>
                        </a:prstGeom>
                        <a:solidFill>
                          <a:prstClr val="white"/>
                        </a:solidFill>
                        <a:ln>
                          <a:noFill/>
                        </a:ln>
                      </wps:spPr>
                      <wps:txbx>
                        <w:txbxContent>
                          <w:p w14:paraId="7CE663B4" w14:textId="66CCF452" w:rsidR="005D2FA6" w:rsidRPr="009F1745" w:rsidRDefault="005D2FA6" w:rsidP="009F1745">
                            <w:pPr>
                              <w:pStyle w:val="Descripcin"/>
                              <w:rPr>
                                <w:rFonts w:ascii="Segoe UI" w:hAnsi="Segoe UI"/>
                                <w:sz w:val="24"/>
                                <w:lang w:val="es-ES" w:eastAsia="es-CO"/>
                              </w:rPr>
                            </w:pPr>
                            <w:r w:rsidRPr="009F1745">
                              <w:rPr>
                                <w:lang w:val="es-ES"/>
                              </w:rPr>
                              <w:t>Figura</w:t>
                            </w:r>
                            <w:r w:rsidR="00012009">
                              <w:rPr>
                                <w:lang w:val="es-ES"/>
                              </w:rPr>
                              <w:t xml:space="preserve"> 23</w:t>
                            </w:r>
                            <w:r w:rsidRPr="009F1745">
                              <w:rPr>
                                <w:lang w:val="es-ES"/>
                              </w:rPr>
                              <w:t xml:space="preserve"> Evolución del Recall a través de las épocas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D52AA" id="Cuadro de texto 52" o:spid="_x0000_s1044" type="#_x0000_t202" style="position:absolute;margin-left:242.85pt;margin-top:334.8pt;width:202.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" stroked="f">
                <v:textbox style="mso-fit-shape-to-text:t" inset="0,0,0,0">
                  <w:txbxContent>
                    <w:p w14:paraId="7CE663B4" w14:textId="66CCF452" w:rsidR="005D2FA6" w:rsidRPr="009F1745" w:rsidRDefault="005D2FA6" w:rsidP="009F1745">
                      <w:pPr>
                        <w:pStyle w:val="Descripcin"/>
                        <w:rPr>
                          <w:rFonts w:ascii="Segoe UI" w:hAnsi="Segoe UI"/>
                          <w:sz w:val="24"/>
                          <w:lang w:val="es-ES" w:eastAsia="es-CO"/>
                        </w:rPr>
                      </w:pPr>
                      <w:r w:rsidRPr="009F1745">
                        <w:rPr>
                          <w:lang w:val="es-ES"/>
                        </w:rPr>
                        <w:t>Figura</w:t>
                      </w:r>
                      <w:r w:rsidR="00012009">
                        <w:rPr>
                          <w:lang w:val="es-ES"/>
                        </w:rPr>
                        <w:t xml:space="preserve"> 23</w:t>
                      </w:r>
                      <w:r w:rsidRPr="009F1745">
                        <w:rPr>
                          <w:lang w:val="es-ES"/>
                        </w:rPr>
                        <w:t xml:space="preserve"> Evolución del Recall a través de las épocas</w:t>
                      </w:r>
                    </w:p>
                  </w:txbxContent>
                </v:textbox>
                <w10:wrap type="topAndBottom"/>
              </v:shape>
            </w:pict>
          </mc:Fallback>
        </mc:AlternateContent>
      </w:r>
      <w:r>
        <w:rPr>
          <w:noProof/>
        </w:rPr>
        <mc:AlternateContent>
          <mc:Choice Requires="wps">
            <w:drawing>
              <wp:anchor distT="0" distB="0" distL="114300" distR="114300" simplePos="0" relativeHeight="251745280" behindDoc="0" locked="0" layoutInCell="1" allowOverlap="1" wp14:anchorId="7962CCDC" wp14:editId="20898526">
                <wp:simplePos x="0" y="0"/>
                <wp:positionH relativeFrom="margin">
                  <wp:align>left</wp:align>
                </wp:positionH>
                <wp:positionV relativeFrom="paragraph">
                  <wp:posOffset>4245527</wp:posOffset>
                </wp:positionV>
                <wp:extent cx="2496185" cy="635"/>
                <wp:effectExtent l="0" t="0" r="0" b="3810"/>
                <wp:wrapTopAndBottom/>
                <wp:docPr id="51" name="Cuadro de texto 5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6BDC134B" w14:textId="7A46C658" w:rsidR="005D2FA6" w:rsidRPr="009F1745" w:rsidRDefault="005D2FA6" w:rsidP="009F1745">
                            <w:pPr>
                              <w:pStyle w:val="Descripcin"/>
                              <w:rPr>
                                <w:rFonts w:ascii="Segoe UI" w:hAnsi="Segoe UI"/>
                                <w:sz w:val="24"/>
                                <w:lang w:val="es-ES" w:eastAsia="es-CO"/>
                              </w:rPr>
                            </w:pPr>
                            <w:r w:rsidRPr="009F1745">
                              <w:rPr>
                                <w:lang w:val="es-ES"/>
                              </w:rPr>
                              <w:t>Figura</w:t>
                            </w:r>
                            <w:r w:rsidR="00012009">
                              <w:rPr>
                                <w:lang w:val="es-ES"/>
                              </w:rPr>
                              <w:t xml:space="preserve"> </w:t>
                            </w:r>
                            <w:r w:rsidR="00012009" w:rsidRPr="00012009">
                              <w:rPr>
                                <w:lang w:val="es-ES"/>
                              </w:rPr>
                              <w:t>22</w:t>
                            </w:r>
                            <w:r w:rsidRPr="009F1745">
                              <w:rPr>
                                <w:lang w:val="es-ES"/>
                              </w:rPr>
                              <w:t xml:space="preserve"> Evolución de la precisión a través de las épocas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2CCDC" id="Cuadro de texto 51" o:spid="_x0000_s1045" type="#_x0000_t202" style="position:absolute;margin-left:0;margin-top:334.3pt;width:196.55pt;height:.05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" stroked="f">
                <v:textbox style="mso-fit-shape-to-text:t" inset="0,0,0,0">
                  <w:txbxContent>
                    <w:p w14:paraId="6BDC134B" w14:textId="7A46C658" w:rsidR="005D2FA6" w:rsidRPr="009F1745" w:rsidRDefault="005D2FA6" w:rsidP="009F1745">
                      <w:pPr>
                        <w:pStyle w:val="Descripcin"/>
                        <w:rPr>
                          <w:rFonts w:ascii="Segoe UI" w:hAnsi="Segoe UI"/>
                          <w:sz w:val="24"/>
                          <w:lang w:val="es-ES" w:eastAsia="es-CO"/>
                        </w:rPr>
                      </w:pPr>
                      <w:r w:rsidRPr="009F1745">
                        <w:rPr>
                          <w:lang w:val="es-ES"/>
                        </w:rPr>
                        <w:t>Figura</w:t>
                      </w:r>
                      <w:r w:rsidR="00012009">
                        <w:rPr>
                          <w:lang w:val="es-ES"/>
                        </w:rPr>
                        <w:t xml:space="preserve"> </w:t>
                      </w:r>
                      <w:r w:rsidR="00012009" w:rsidRPr="00012009">
                        <w:rPr>
                          <w:lang w:val="es-ES"/>
                        </w:rPr>
                        <w:t>22</w:t>
                      </w:r>
                      <w:r w:rsidRPr="009F1745">
                        <w:rPr>
                          <w:lang w:val="es-ES"/>
                        </w:rPr>
                        <w:t xml:space="preserve"> Evolución de la precisión a través de las épocas</w:t>
                      </w:r>
                    </w:p>
                  </w:txbxContent>
                </v:textbox>
                <w10:wrap type="topAndBottom" anchorx="margin"/>
              </v:shape>
            </w:pict>
          </mc:Fallback>
        </mc:AlternateContent>
      </w:r>
      <w:r w:rsidRPr="006409FF">
        <w:rPr>
          <w:noProof/>
        </w:rPr>
        <w:drawing>
          <wp:anchor distT="0" distB="0" distL="114300" distR="114300" simplePos="0" relativeHeight="251737088" behindDoc="0" locked="0" layoutInCell="1" allowOverlap="1" wp14:anchorId="782E1EB3" wp14:editId="0B0BC303">
            <wp:simplePos x="0" y="0"/>
            <wp:positionH relativeFrom="margin">
              <wp:align>right</wp:align>
            </wp:positionH>
            <wp:positionV relativeFrom="paragraph">
              <wp:posOffset>2447484</wp:posOffset>
            </wp:positionV>
            <wp:extent cx="2566035" cy="1741170"/>
            <wp:effectExtent l="0" t="0" r="5715"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6035" cy="1741170"/>
                    </a:xfrm>
                    <a:prstGeom prst="rect">
                      <a:avLst/>
                    </a:prstGeom>
                  </pic:spPr>
                </pic:pic>
              </a:graphicData>
            </a:graphic>
          </wp:anchor>
        </w:drawing>
      </w:r>
      <w:r w:rsidRPr="006409FF">
        <w:rPr>
          <w:noProof/>
        </w:rPr>
        <w:drawing>
          <wp:anchor distT="0" distB="0" distL="114300" distR="114300" simplePos="0" relativeHeight="251736064" behindDoc="0" locked="0" layoutInCell="1" allowOverlap="1" wp14:anchorId="0395B3F2" wp14:editId="45B8C6A2">
            <wp:simplePos x="0" y="0"/>
            <wp:positionH relativeFrom="margin">
              <wp:posOffset>39343</wp:posOffset>
            </wp:positionH>
            <wp:positionV relativeFrom="paragraph">
              <wp:posOffset>2468218</wp:posOffset>
            </wp:positionV>
            <wp:extent cx="2496185" cy="1718945"/>
            <wp:effectExtent l="0" t="0" r="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6185" cy="1718945"/>
                    </a:xfrm>
                    <a:prstGeom prst="rect">
                      <a:avLst/>
                    </a:prstGeom>
                  </pic:spPr>
                </pic:pic>
              </a:graphicData>
            </a:graphic>
          </wp:anchor>
        </w:drawing>
      </w:r>
      <w:r w:rsidRPr="006409FF">
        <w:rPr>
          <w:noProof/>
        </w:rPr>
        <w:drawing>
          <wp:anchor distT="0" distB="0" distL="114300" distR="114300" simplePos="0" relativeHeight="251735040" behindDoc="0" locked="0" layoutInCell="1" allowOverlap="1" wp14:anchorId="6625029E" wp14:editId="4D2F0960">
            <wp:simplePos x="0" y="0"/>
            <wp:positionH relativeFrom="margin">
              <wp:align>left</wp:align>
            </wp:positionH>
            <wp:positionV relativeFrom="paragraph">
              <wp:posOffset>250190</wp:posOffset>
            </wp:positionV>
            <wp:extent cx="2513965" cy="1685290"/>
            <wp:effectExtent l="0" t="0" r="635"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3965" cy="1685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0858A960" wp14:editId="4226424F">
                <wp:simplePos x="0" y="0"/>
                <wp:positionH relativeFrom="margin">
                  <wp:align>right</wp:align>
                </wp:positionH>
                <wp:positionV relativeFrom="paragraph">
                  <wp:posOffset>1968500</wp:posOffset>
                </wp:positionV>
                <wp:extent cx="2651125" cy="635"/>
                <wp:effectExtent l="0" t="0" r="0" b="1905"/>
                <wp:wrapTopAndBottom/>
                <wp:docPr id="50" name="Cuadro de texto 50"/>
                <wp:cNvGraphicFramePr/>
                <a:graphic xmlns:a="http://schemas.openxmlformats.org/drawingml/2006/main">
                  <a:graphicData uri="http://schemas.microsoft.com/office/word/2010/wordprocessingShape">
                    <wps:wsp>
                      <wps:cNvSpPr txBox="1"/>
                      <wps:spPr>
                        <a:xfrm>
                          <a:off x="0" y="0"/>
                          <a:ext cx="2651125" cy="635"/>
                        </a:xfrm>
                        <a:prstGeom prst="rect">
                          <a:avLst/>
                        </a:prstGeom>
                        <a:solidFill>
                          <a:prstClr val="white"/>
                        </a:solidFill>
                        <a:ln>
                          <a:noFill/>
                        </a:ln>
                      </wps:spPr>
                      <wps:txbx>
                        <w:txbxContent>
                          <w:p w14:paraId="3F545888" w14:textId="2C14E32E" w:rsidR="005D2FA6" w:rsidRPr="00D40B89" w:rsidRDefault="005D2FA6" w:rsidP="009F1745">
                            <w:pPr>
                              <w:pStyle w:val="Descripcin"/>
                              <w:rPr>
                                <w:rFonts w:ascii="Segoe UI" w:hAnsi="Segoe UI"/>
                                <w:sz w:val="24"/>
                                <w:lang w:val="es-CO" w:eastAsia="es-CO"/>
                              </w:rPr>
                            </w:pPr>
                            <w:r w:rsidRPr="009F1745">
                              <w:rPr>
                                <w:lang w:val="es-ES"/>
                              </w:rPr>
                              <w:t xml:space="preserve">Figura </w:t>
                            </w:r>
                            <w:r w:rsidR="00012009" w:rsidRPr="00012009">
                              <w:rPr>
                                <w:lang w:val="es-ES"/>
                              </w:rPr>
                              <w:t>21</w:t>
                            </w:r>
                            <w:r w:rsidRPr="009F1745">
                              <w:rPr>
                                <w:lang w:val="es-ES"/>
                              </w:rPr>
                              <w:t xml:space="preserve"> Evolución del Auc a través de las épocas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8A960" id="Cuadro de texto 50" o:spid="_x0000_s1046" type="#_x0000_t202" style="position:absolute;margin-left:157.55pt;margin-top:155pt;width:208.75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" stroked="f">
                <v:textbox style="mso-fit-shape-to-text:t" inset="0,0,0,0">
                  <w:txbxContent>
                    <w:p w14:paraId="3F545888" w14:textId="2C14E32E" w:rsidR="005D2FA6" w:rsidRPr="00D40B89" w:rsidRDefault="005D2FA6" w:rsidP="009F1745">
                      <w:pPr>
                        <w:pStyle w:val="Descripcin"/>
                        <w:rPr>
                          <w:rFonts w:ascii="Segoe UI" w:hAnsi="Segoe UI"/>
                          <w:sz w:val="24"/>
                          <w:lang w:val="es-CO" w:eastAsia="es-CO"/>
                        </w:rPr>
                      </w:pPr>
                      <w:r w:rsidRPr="009F1745">
                        <w:rPr>
                          <w:lang w:val="es-ES"/>
                        </w:rPr>
                        <w:t xml:space="preserve">Figura </w:t>
                      </w:r>
                      <w:r w:rsidR="00012009" w:rsidRPr="00012009">
                        <w:rPr>
                          <w:lang w:val="es-ES"/>
                        </w:rPr>
                        <w:t>21</w:t>
                      </w:r>
                      <w:r w:rsidRPr="009F1745">
                        <w:rPr>
                          <w:lang w:val="es-ES"/>
                        </w:rPr>
                        <w:t xml:space="preserve"> Evolución del Auc a través de las épocas</w:t>
                      </w:r>
                    </w:p>
                  </w:txbxContent>
                </v:textbox>
                <w10:wrap type="topAndBottom" anchorx="margin"/>
              </v:shape>
            </w:pict>
          </mc:Fallback>
        </mc:AlternateContent>
      </w:r>
      <w:r>
        <w:rPr>
          <w:noProof/>
        </w:rPr>
        <mc:AlternateContent>
          <mc:Choice Requires="wps">
            <w:drawing>
              <wp:anchor distT="0" distB="0" distL="114300" distR="114300" simplePos="0" relativeHeight="251741184" behindDoc="0" locked="0" layoutInCell="1" allowOverlap="1" wp14:anchorId="79C23B94" wp14:editId="49402382">
                <wp:simplePos x="0" y="0"/>
                <wp:positionH relativeFrom="margin">
                  <wp:align>left</wp:align>
                </wp:positionH>
                <wp:positionV relativeFrom="paragraph">
                  <wp:posOffset>1968749</wp:posOffset>
                </wp:positionV>
                <wp:extent cx="2513965" cy="635"/>
                <wp:effectExtent l="0" t="0" r="635" b="3810"/>
                <wp:wrapTopAndBottom/>
                <wp:docPr id="49" name="Cuadro de texto 49"/>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35565348" w14:textId="41766BC5" w:rsidR="005D2FA6" w:rsidRPr="001374E7" w:rsidRDefault="005D2FA6" w:rsidP="006409FF">
                            <w:pPr>
                              <w:pStyle w:val="Descripcin"/>
                              <w:rPr>
                                <w:rFonts w:ascii="Segoe UI" w:hAnsi="Segoe UI"/>
                                <w:sz w:val="24"/>
                                <w:lang w:val="es-CO" w:eastAsia="es-CO"/>
                              </w:rPr>
                            </w:pPr>
                            <w:r w:rsidRPr="006409FF">
                              <w:rPr>
                                <w:lang w:val="es-ES"/>
                              </w:rPr>
                              <w:t>Figura</w:t>
                            </w:r>
                            <w:r w:rsidR="00012009">
                              <w:rPr>
                                <w:lang w:val="es-ES"/>
                              </w:rPr>
                              <w:t xml:space="preserve"> </w:t>
                            </w:r>
                            <w:r w:rsidR="00012009" w:rsidRPr="00012009">
                              <w:rPr>
                                <w:lang w:val="es-ES"/>
                              </w:rPr>
                              <w:t>20</w:t>
                            </w:r>
                            <w:r w:rsidRPr="006409FF">
                              <w:rPr>
                                <w:lang w:val="es-ES"/>
                              </w:rPr>
                              <w:t xml:space="preserve"> </w:t>
                            </w:r>
                            <w:r w:rsidRPr="009F1745">
                              <w:rPr>
                                <w:lang w:val="es-ES"/>
                              </w:rPr>
                              <w:t>Evolución de las pérdidas a través de las épocas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23B94" id="Cuadro de texto 49" o:spid="_x0000_s1047" type="#_x0000_t202" style="position:absolute;margin-left:0;margin-top:155pt;width:197.95pt;height:.05pt;z-index:251741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" stroked="f">
                <v:textbox style="mso-fit-shape-to-text:t" inset="0,0,0,0">
                  <w:txbxContent>
                    <w:p w14:paraId="35565348" w14:textId="41766BC5" w:rsidR="005D2FA6" w:rsidRPr="001374E7" w:rsidRDefault="005D2FA6" w:rsidP="006409FF">
                      <w:pPr>
                        <w:pStyle w:val="Descripcin"/>
                        <w:rPr>
                          <w:rFonts w:ascii="Segoe UI" w:hAnsi="Segoe UI"/>
                          <w:sz w:val="24"/>
                          <w:lang w:val="es-CO" w:eastAsia="es-CO"/>
                        </w:rPr>
                      </w:pPr>
                      <w:r w:rsidRPr="006409FF">
                        <w:rPr>
                          <w:lang w:val="es-ES"/>
                        </w:rPr>
                        <w:t>Figura</w:t>
                      </w:r>
                      <w:r w:rsidR="00012009">
                        <w:rPr>
                          <w:lang w:val="es-ES"/>
                        </w:rPr>
                        <w:t xml:space="preserve"> </w:t>
                      </w:r>
                      <w:r w:rsidR="00012009" w:rsidRPr="00012009">
                        <w:rPr>
                          <w:lang w:val="es-ES"/>
                        </w:rPr>
                        <w:t>20</w:t>
                      </w:r>
                      <w:r w:rsidRPr="006409FF">
                        <w:rPr>
                          <w:lang w:val="es-ES"/>
                        </w:rPr>
                        <w:t xml:space="preserve"> </w:t>
                      </w:r>
                      <w:r w:rsidRPr="009F1745">
                        <w:rPr>
                          <w:lang w:val="es-ES"/>
                        </w:rPr>
                        <w:t>Evolución de las pérdidas a través de las épocas</w:t>
                      </w:r>
                    </w:p>
                  </w:txbxContent>
                </v:textbox>
                <w10:wrap type="topAndBottom" anchorx="margin"/>
              </v:shape>
            </w:pict>
          </mc:Fallback>
        </mc:AlternateContent>
      </w:r>
      <w:r w:rsidRPr="006409FF">
        <w:rPr>
          <w:noProof/>
        </w:rPr>
        <w:drawing>
          <wp:anchor distT="0" distB="0" distL="114300" distR="114300" simplePos="0" relativeHeight="251734016" behindDoc="0" locked="0" layoutInCell="1" allowOverlap="1" wp14:anchorId="1AD3D668" wp14:editId="2A7394A2">
            <wp:simplePos x="0" y="0"/>
            <wp:positionH relativeFrom="margin">
              <wp:align>right</wp:align>
            </wp:positionH>
            <wp:positionV relativeFrom="paragraph">
              <wp:posOffset>250936</wp:posOffset>
            </wp:positionV>
            <wp:extent cx="2651125" cy="171704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1125" cy="1717040"/>
                    </a:xfrm>
                    <a:prstGeom prst="rect">
                      <a:avLst/>
                    </a:prstGeom>
                  </pic:spPr>
                </pic:pic>
              </a:graphicData>
            </a:graphic>
            <wp14:sizeRelH relativeFrom="margin">
              <wp14:pctWidth>0</wp14:pctWidth>
            </wp14:sizeRelH>
            <wp14:sizeRelV relativeFrom="margin">
              <wp14:pctHeight>0</wp14:pctHeight>
            </wp14:sizeRelV>
          </wp:anchor>
        </w:drawing>
      </w:r>
    </w:p>
    <w:p w14:paraId="2C345A2A" w14:textId="162718C1" w:rsidR="00270168" w:rsidRDefault="00270168" w:rsidP="00270168">
      <w:pPr>
        <w:pStyle w:val="Ttulo2"/>
        <w:rPr>
          <w:rFonts w:cs="Segoe UI"/>
        </w:rPr>
      </w:pPr>
      <w:bookmarkStart w:id="114" w:name="_Toc26965985"/>
      <w:r>
        <w:rPr>
          <w:rFonts w:cs="Segoe UI"/>
        </w:rPr>
        <w:lastRenderedPageBreak/>
        <w:t>Análisis de los sujetos</w:t>
      </w:r>
      <w:bookmarkEnd w:id="114"/>
      <w:r>
        <w:rPr>
          <w:rFonts w:cs="Segoe UI"/>
        </w:rPr>
        <w:t xml:space="preserve"> </w:t>
      </w:r>
    </w:p>
    <w:p w14:paraId="5A1F92E4" w14:textId="6E7F0B4D" w:rsidR="00283471" w:rsidRPr="006513B7" w:rsidRDefault="00270168" w:rsidP="00E7755E">
      <w:r>
        <w:t>Al contar con diferentes tipos de usuarios que marcaron canciones de salsa, es posible contar con diversas maneras de interpretar una canción. Los usuarios resolvieron un breve cuestionario que cuenta con las siguientes preguntas:</w:t>
      </w:r>
    </w:p>
    <w:p w14:paraId="5579337B" w14:textId="5FB68702" w:rsidR="00270168" w:rsidRPr="006513B7" w:rsidRDefault="00270168" w:rsidP="00E7755E">
      <w:pPr>
        <w:pStyle w:val="Prrafodelista"/>
        <w:numPr>
          <w:ilvl w:val="0"/>
          <w:numId w:val="17"/>
        </w:numPr>
        <w:spacing w:after="200" w:line="276" w:lineRule="auto"/>
        <w:rPr>
          <w:rFonts w:ascii="Segoe UI" w:hAnsi="Segoe UI" w:cs="Segoe UI"/>
          <w:bCs/>
        </w:rPr>
      </w:pPr>
      <w:r w:rsidRPr="006513B7">
        <w:rPr>
          <w:rFonts w:ascii="Segoe UI" w:hAnsi="Segoe UI" w:cs="Segoe UI"/>
          <w:bCs/>
        </w:rPr>
        <w:t>¿Por cuántos años usted ha estudiado música?</w:t>
      </w:r>
    </w:p>
    <w:p w14:paraId="25B8CB8E" w14:textId="3392FF93" w:rsidR="00270168" w:rsidRPr="006513B7" w:rsidRDefault="00270168" w:rsidP="00E7755E">
      <w:pPr>
        <w:pStyle w:val="Prrafodelista"/>
        <w:numPr>
          <w:ilvl w:val="0"/>
          <w:numId w:val="17"/>
        </w:numPr>
        <w:spacing w:after="200" w:line="276" w:lineRule="auto"/>
        <w:rPr>
          <w:rFonts w:ascii="Segoe UI" w:hAnsi="Segoe UI" w:cs="Segoe UI"/>
          <w:bCs/>
        </w:rPr>
      </w:pPr>
      <w:r w:rsidRPr="006513B7">
        <w:rPr>
          <w:rFonts w:ascii="Segoe UI" w:hAnsi="Segoe UI" w:cs="Segoe UI"/>
          <w:bCs/>
        </w:rPr>
        <w:t>¿Cuántos años lleva escuchando música salsa?</w:t>
      </w:r>
    </w:p>
    <w:p w14:paraId="3D65C035" w14:textId="0F7F4FF6" w:rsidR="00270168" w:rsidRPr="006513B7" w:rsidRDefault="00270168" w:rsidP="00E7755E">
      <w:pPr>
        <w:pStyle w:val="Prrafodelista"/>
        <w:numPr>
          <w:ilvl w:val="0"/>
          <w:numId w:val="17"/>
        </w:numPr>
        <w:spacing w:after="200" w:line="276" w:lineRule="auto"/>
        <w:rPr>
          <w:rFonts w:ascii="Segoe UI" w:hAnsi="Segoe UI" w:cs="Segoe UI"/>
          <w:bCs/>
        </w:rPr>
      </w:pPr>
      <w:r w:rsidRPr="006513B7">
        <w:rPr>
          <w:rFonts w:ascii="Segoe UI" w:hAnsi="Segoe UI" w:cs="Segoe UI"/>
          <w:bCs/>
        </w:rPr>
        <w:t>¿Por cuántos años usted ha estudiado música salsa?</w:t>
      </w:r>
    </w:p>
    <w:p w14:paraId="210EE6B2" w14:textId="33C73C41" w:rsidR="00283471" w:rsidRPr="006513B7" w:rsidRDefault="00270168" w:rsidP="00E7755E">
      <w:pPr>
        <w:pStyle w:val="Prrafodelista"/>
        <w:numPr>
          <w:ilvl w:val="0"/>
          <w:numId w:val="17"/>
        </w:numPr>
        <w:spacing w:after="200" w:line="276" w:lineRule="auto"/>
        <w:rPr>
          <w:rFonts w:ascii="Segoe UI" w:hAnsi="Segoe UI" w:cs="Segoe UI"/>
          <w:bCs/>
        </w:rPr>
      </w:pPr>
      <w:r w:rsidRPr="006513B7">
        <w:rPr>
          <w:rFonts w:ascii="Segoe UI" w:hAnsi="Segoe UI" w:cs="Segoe UI"/>
          <w:bCs/>
        </w:rPr>
        <w:t>¿Cuántos años lleva bailando música salsa?</w:t>
      </w:r>
    </w:p>
    <w:p w14:paraId="1F8DEFAB" w14:textId="58930722" w:rsidR="00283471" w:rsidRDefault="00547D05" w:rsidP="00E7755E">
      <w:pPr>
        <w:spacing w:before="0" w:after="200" w:line="276" w:lineRule="auto"/>
        <w:rPr>
          <w:rFonts w:cs="Arial"/>
          <w:bCs/>
          <w:szCs w:val="24"/>
        </w:rPr>
      </w:pPr>
      <w:r>
        <w:rPr>
          <w:rFonts w:cs="Arial"/>
          <w:bCs/>
          <w:szCs w:val="24"/>
        </w:rPr>
        <w:t xml:space="preserve">Se procede a comparar si alguna de estas variables se encuentra relacionada con obtener mejores valores en el </w:t>
      </w:r>
      <w:r w:rsidR="00E76D47">
        <w:rPr>
          <w:rFonts w:cs="Arial"/>
          <w:bCs/>
          <w:szCs w:val="24"/>
        </w:rPr>
        <w:t>sharpe</w:t>
      </w:r>
      <w:r>
        <w:rPr>
          <w:rFonts w:cs="Arial"/>
          <w:bCs/>
          <w:szCs w:val="24"/>
        </w:rPr>
        <w:t xml:space="preserve"> ratio de cada usuario. Para esto de realiza una </w:t>
      </w:r>
      <w:r w:rsidR="00E560D9">
        <w:rPr>
          <w:rFonts w:cs="Arial"/>
          <w:bCs/>
          <w:szCs w:val="24"/>
        </w:rPr>
        <w:t xml:space="preserve">correlación como prueba de </w:t>
      </w:r>
      <w:r w:rsidR="004C0E66">
        <w:rPr>
          <w:rFonts w:cs="Arial"/>
          <w:bCs/>
          <w:szCs w:val="24"/>
        </w:rPr>
        <w:t>hipótesis</w:t>
      </w:r>
      <w:r w:rsidR="00E560D9">
        <w:rPr>
          <w:rFonts w:cs="Arial"/>
          <w:bCs/>
          <w:szCs w:val="24"/>
        </w:rPr>
        <w:t xml:space="preserve">, donde las </w:t>
      </w:r>
      <w:r w:rsidR="004C0E66">
        <w:rPr>
          <w:rFonts w:cs="Arial"/>
          <w:bCs/>
          <w:szCs w:val="24"/>
        </w:rPr>
        <w:t>hipótesis</w:t>
      </w:r>
      <w:r w:rsidR="00E560D9">
        <w:rPr>
          <w:rFonts w:cs="Arial"/>
          <w:bCs/>
          <w:szCs w:val="24"/>
        </w:rPr>
        <w:t xml:space="preserve"> para cada una de las variables evaluadas son las siguientes:</w:t>
      </w:r>
    </w:p>
    <w:p w14:paraId="7A9F934E" w14:textId="29C2571F" w:rsidR="00972C28" w:rsidRPr="004570F3" w:rsidRDefault="00972C28" w:rsidP="00972C28">
      <w:pPr>
        <w:pStyle w:val="Descripcin"/>
        <w:keepNext/>
        <w:rPr>
          <w:lang w:val="es-ES"/>
        </w:rPr>
      </w:pPr>
      <w:r w:rsidRPr="004570F3">
        <w:rPr>
          <w:lang w:val="es-ES"/>
        </w:rPr>
        <w:t>Tabla 7 Hip</w:t>
      </w:r>
      <w:r w:rsidR="00001703" w:rsidRPr="004570F3">
        <w:rPr>
          <w:lang w:val="es-ES"/>
        </w:rPr>
        <w:t>ó</w:t>
      </w:r>
      <w:r w:rsidRPr="004570F3">
        <w:rPr>
          <w:lang w:val="es-ES"/>
        </w:rPr>
        <w:t>tesis clasificadas por variable.</w:t>
      </w:r>
    </w:p>
    <w:tbl>
      <w:tblPr>
        <w:tblStyle w:val="Tablaconcuadrcula"/>
        <w:tblW w:w="0" w:type="auto"/>
        <w:tblLook w:val="04A0" w:firstRow="1" w:lastRow="0" w:firstColumn="1" w:lastColumn="0" w:noHBand="0" w:noVBand="1"/>
      </w:tblPr>
      <w:tblGrid>
        <w:gridCol w:w="4414"/>
        <w:gridCol w:w="4414"/>
      </w:tblGrid>
      <w:tr w:rsidR="00E560D9" w14:paraId="3F7B2752" w14:textId="77777777" w:rsidTr="00E560D9">
        <w:tc>
          <w:tcPr>
            <w:tcW w:w="4414" w:type="dxa"/>
          </w:tcPr>
          <w:p w14:paraId="0A896F80" w14:textId="19273F40" w:rsidR="00E560D9" w:rsidRPr="004C0E66" w:rsidRDefault="00E560D9" w:rsidP="00283471">
            <w:pPr>
              <w:spacing w:before="0" w:after="200" w:line="276" w:lineRule="auto"/>
              <w:jc w:val="left"/>
              <w:rPr>
                <w:rFonts w:cs="Arial"/>
                <w:b/>
                <w:szCs w:val="24"/>
              </w:rPr>
            </w:pPr>
            <w:r w:rsidRPr="004C0E66">
              <w:rPr>
                <w:rFonts w:cs="Arial"/>
                <w:b/>
                <w:szCs w:val="24"/>
              </w:rPr>
              <w:t>Variable</w:t>
            </w:r>
          </w:p>
        </w:tc>
        <w:tc>
          <w:tcPr>
            <w:tcW w:w="4414" w:type="dxa"/>
          </w:tcPr>
          <w:p w14:paraId="558737F9" w14:textId="75652914" w:rsidR="00E560D9" w:rsidRPr="004C0E66" w:rsidRDefault="004C0E66" w:rsidP="00283471">
            <w:pPr>
              <w:spacing w:before="0" w:after="200" w:line="276" w:lineRule="auto"/>
              <w:jc w:val="left"/>
              <w:rPr>
                <w:rFonts w:cs="Arial"/>
                <w:b/>
                <w:szCs w:val="24"/>
              </w:rPr>
            </w:pPr>
            <w:r w:rsidRPr="004C0E66">
              <w:rPr>
                <w:rFonts w:cs="Arial"/>
                <w:b/>
                <w:szCs w:val="24"/>
              </w:rPr>
              <w:t>Hip</w:t>
            </w:r>
            <w:r>
              <w:rPr>
                <w:rFonts w:cs="Arial"/>
                <w:b/>
                <w:szCs w:val="24"/>
              </w:rPr>
              <w:t>ó</w:t>
            </w:r>
            <w:r w:rsidRPr="004C0E66">
              <w:rPr>
                <w:rFonts w:cs="Arial"/>
                <w:b/>
                <w:szCs w:val="24"/>
              </w:rPr>
              <w:t>tesis</w:t>
            </w:r>
          </w:p>
        </w:tc>
      </w:tr>
      <w:tr w:rsidR="00E560D9" w14:paraId="6F68CB8E" w14:textId="77777777" w:rsidTr="00E560D9">
        <w:tc>
          <w:tcPr>
            <w:tcW w:w="4414" w:type="dxa"/>
          </w:tcPr>
          <w:p w14:paraId="72A042C9" w14:textId="04B37956" w:rsidR="00E560D9" w:rsidRDefault="00E560D9" w:rsidP="00283471">
            <w:pPr>
              <w:spacing w:before="0" w:after="200" w:line="276" w:lineRule="auto"/>
              <w:jc w:val="left"/>
              <w:rPr>
                <w:rFonts w:cs="Arial"/>
                <w:bCs/>
                <w:szCs w:val="24"/>
              </w:rPr>
            </w:pPr>
            <w:r>
              <w:rPr>
                <w:rFonts w:cs="Arial"/>
                <w:bCs/>
                <w:szCs w:val="24"/>
              </w:rPr>
              <w:t>Años estudiando música</w:t>
            </w:r>
          </w:p>
        </w:tc>
        <w:tc>
          <w:tcPr>
            <w:tcW w:w="4414" w:type="dxa"/>
          </w:tcPr>
          <w:p w14:paraId="5B763E55" w14:textId="103089C6" w:rsidR="00E560D9" w:rsidRDefault="005D2FA6" w:rsidP="00283471">
            <w:pPr>
              <w:spacing w:before="0" w:after="200" w:line="276" w:lineRule="auto"/>
              <w:jc w:val="left"/>
              <w:rPr>
                <w:rFonts w:cs="Arial"/>
                <w:bCs/>
                <w:szCs w:val="24"/>
              </w:rPr>
            </w:pPr>
            <m:oMath>
              <m:sSub>
                <m:sSubPr>
                  <m:ctrlPr>
                    <w:rPr>
                      <w:rFonts w:ascii="Cambria Math" w:hAnsi="Cambria Math" w:cs="Arial"/>
                      <w:bCs/>
                      <w:i/>
                      <w:szCs w:val="24"/>
                    </w:rPr>
                  </m:ctrlPr>
                </m:sSubPr>
                <m:e>
                  <m:r>
                    <w:rPr>
                      <w:rFonts w:ascii="Cambria Math" w:hAnsi="Cambria Math" w:cs="Arial"/>
                      <w:szCs w:val="24"/>
                    </w:rPr>
                    <m:t>H</m:t>
                  </m:r>
                </m:e>
                <m:sub>
                  <m:r>
                    <w:rPr>
                      <w:rFonts w:ascii="Cambria Math" w:hAnsi="Cambria Math" w:cs="Arial"/>
                      <w:szCs w:val="24"/>
                    </w:rPr>
                    <m:t>0</m:t>
                  </m:r>
                </m:sub>
              </m:sSub>
            </m:oMath>
            <w:r w:rsidR="004C0E66">
              <w:rPr>
                <w:rFonts w:cs="Arial"/>
                <w:bCs/>
                <w:szCs w:val="24"/>
              </w:rPr>
              <w:t xml:space="preserve"> : </w:t>
            </w:r>
            <w:r w:rsidR="00BF385E">
              <w:rPr>
                <w:rFonts w:cs="Arial"/>
                <w:bCs/>
                <w:szCs w:val="24"/>
              </w:rPr>
              <w:t xml:space="preserve">Los usuarios con más años estudiando música no tienen un mayor valor del </w:t>
            </w:r>
            <w:r w:rsidR="000444A0">
              <w:rPr>
                <w:rFonts w:cs="Arial"/>
                <w:bCs/>
                <w:szCs w:val="24"/>
              </w:rPr>
              <w:t>s</w:t>
            </w:r>
            <w:r w:rsidR="00BF385E">
              <w:rPr>
                <w:rFonts w:cs="Arial"/>
                <w:bCs/>
                <w:szCs w:val="24"/>
              </w:rPr>
              <w:t>harp</w:t>
            </w:r>
            <w:r w:rsidR="006774A9">
              <w:rPr>
                <w:rFonts w:cs="Arial"/>
                <w:bCs/>
                <w:szCs w:val="24"/>
              </w:rPr>
              <w:t>e</w:t>
            </w:r>
            <w:r w:rsidR="00BF385E">
              <w:rPr>
                <w:rFonts w:cs="Arial"/>
                <w:bCs/>
                <w:szCs w:val="24"/>
              </w:rPr>
              <w:t xml:space="preserve"> ratio.</w:t>
            </w:r>
          </w:p>
          <w:p w14:paraId="092F1C99" w14:textId="31222202" w:rsidR="004C0E66" w:rsidRDefault="005D2FA6" w:rsidP="00283471">
            <w:pPr>
              <w:spacing w:before="0" w:after="200" w:line="276" w:lineRule="auto"/>
              <w:jc w:val="left"/>
              <w:rPr>
                <w:rFonts w:cs="Arial"/>
                <w:bCs/>
                <w:szCs w:val="24"/>
              </w:rPr>
            </w:pPr>
            <m:oMath>
              <m:sSub>
                <m:sSubPr>
                  <m:ctrlPr>
                    <w:rPr>
                      <w:rFonts w:ascii="Cambria Math" w:hAnsi="Cambria Math" w:cs="Arial"/>
                      <w:bCs/>
                      <w:i/>
                      <w:szCs w:val="24"/>
                    </w:rPr>
                  </m:ctrlPr>
                </m:sSubPr>
                <m:e>
                  <m:r>
                    <w:rPr>
                      <w:rFonts w:ascii="Cambria Math" w:hAnsi="Cambria Math" w:cs="Arial"/>
                      <w:szCs w:val="24"/>
                    </w:rPr>
                    <m:t>H</m:t>
                  </m:r>
                </m:e>
                <m:sub>
                  <m:r>
                    <w:rPr>
                      <w:rFonts w:ascii="Cambria Math" w:hAnsi="Cambria Math" w:cs="Arial"/>
                      <w:szCs w:val="24"/>
                    </w:rPr>
                    <m:t>1</m:t>
                  </m:r>
                </m:sub>
              </m:sSub>
            </m:oMath>
            <w:r w:rsidR="004C0E66">
              <w:rPr>
                <w:rFonts w:cs="Arial"/>
                <w:bCs/>
                <w:szCs w:val="24"/>
              </w:rPr>
              <w:t xml:space="preserve"> :</w:t>
            </w:r>
            <w:r w:rsidR="00BF385E">
              <w:rPr>
                <w:rFonts w:cs="Arial"/>
                <w:bCs/>
                <w:szCs w:val="24"/>
              </w:rPr>
              <w:t xml:space="preserve"> Los usuarios con más años estudiando música tienen un mayor valor del </w:t>
            </w:r>
            <w:r w:rsidR="000444A0">
              <w:rPr>
                <w:rFonts w:cs="Arial"/>
                <w:bCs/>
                <w:szCs w:val="24"/>
              </w:rPr>
              <w:t>s</w:t>
            </w:r>
            <w:r w:rsidR="00BF385E">
              <w:rPr>
                <w:rFonts w:cs="Arial"/>
                <w:bCs/>
                <w:szCs w:val="24"/>
              </w:rPr>
              <w:t>harp</w:t>
            </w:r>
            <w:r w:rsidR="006774A9">
              <w:rPr>
                <w:rFonts w:cs="Arial"/>
                <w:bCs/>
                <w:szCs w:val="24"/>
              </w:rPr>
              <w:t>e</w:t>
            </w:r>
            <w:r w:rsidR="00BF385E">
              <w:rPr>
                <w:rFonts w:cs="Arial"/>
                <w:bCs/>
                <w:szCs w:val="24"/>
              </w:rPr>
              <w:t xml:space="preserve"> ratio.</w:t>
            </w:r>
          </w:p>
        </w:tc>
      </w:tr>
      <w:tr w:rsidR="00E560D9" w14:paraId="58D97094" w14:textId="77777777" w:rsidTr="00E560D9">
        <w:tc>
          <w:tcPr>
            <w:tcW w:w="4414" w:type="dxa"/>
          </w:tcPr>
          <w:p w14:paraId="22560CB6" w14:textId="00819D07" w:rsidR="00E560D9" w:rsidRDefault="00E560D9" w:rsidP="00283471">
            <w:pPr>
              <w:spacing w:before="0" w:after="200" w:line="276" w:lineRule="auto"/>
              <w:jc w:val="left"/>
              <w:rPr>
                <w:rFonts w:cs="Arial"/>
                <w:bCs/>
                <w:szCs w:val="24"/>
              </w:rPr>
            </w:pPr>
            <w:r>
              <w:rPr>
                <w:rFonts w:cs="Arial"/>
                <w:bCs/>
                <w:szCs w:val="24"/>
              </w:rPr>
              <w:t>Años escuchando música salsa</w:t>
            </w:r>
          </w:p>
        </w:tc>
        <w:tc>
          <w:tcPr>
            <w:tcW w:w="4414" w:type="dxa"/>
          </w:tcPr>
          <w:p w14:paraId="150704BD" w14:textId="1B857E8B" w:rsidR="001F6786" w:rsidRDefault="005D2FA6" w:rsidP="001F6786">
            <w:pPr>
              <w:spacing w:before="0" w:after="200" w:line="276" w:lineRule="auto"/>
              <w:jc w:val="left"/>
              <w:rPr>
                <w:rFonts w:cs="Arial"/>
                <w:bCs/>
                <w:szCs w:val="24"/>
              </w:rPr>
            </w:pPr>
            <m:oMath>
              <m:sSub>
                <m:sSubPr>
                  <m:ctrlPr>
                    <w:rPr>
                      <w:rFonts w:ascii="Cambria Math" w:hAnsi="Cambria Math" w:cs="Arial"/>
                      <w:bCs/>
                      <w:i/>
                      <w:szCs w:val="24"/>
                    </w:rPr>
                  </m:ctrlPr>
                </m:sSubPr>
                <m:e>
                  <m:r>
                    <w:rPr>
                      <w:rFonts w:ascii="Cambria Math" w:hAnsi="Cambria Math" w:cs="Arial"/>
                      <w:szCs w:val="24"/>
                    </w:rPr>
                    <m:t>H</m:t>
                  </m:r>
                </m:e>
                <m:sub>
                  <m:r>
                    <w:rPr>
                      <w:rFonts w:ascii="Cambria Math" w:hAnsi="Cambria Math" w:cs="Arial"/>
                      <w:szCs w:val="24"/>
                    </w:rPr>
                    <m:t>0</m:t>
                  </m:r>
                </m:sub>
              </m:sSub>
            </m:oMath>
            <w:r w:rsidR="001F6786">
              <w:rPr>
                <w:rFonts w:cs="Arial"/>
                <w:bCs/>
                <w:szCs w:val="24"/>
              </w:rPr>
              <w:t xml:space="preserve"> : Los usuarios con más años </w:t>
            </w:r>
            <w:r w:rsidR="00972C28">
              <w:rPr>
                <w:rFonts w:cs="Arial"/>
                <w:bCs/>
                <w:szCs w:val="24"/>
              </w:rPr>
              <w:t>escuchando</w:t>
            </w:r>
            <w:r w:rsidR="001F6786">
              <w:rPr>
                <w:rFonts w:cs="Arial"/>
                <w:bCs/>
                <w:szCs w:val="24"/>
              </w:rPr>
              <w:t xml:space="preserve"> música salsa no tienen un mayor valor del </w:t>
            </w:r>
            <w:r w:rsidR="000444A0">
              <w:rPr>
                <w:rFonts w:cs="Arial"/>
                <w:bCs/>
                <w:szCs w:val="24"/>
              </w:rPr>
              <w:t>s</w:t>
            </w:r>
            <w:r w:rsidR="001F6786">
              <w:rPr>
                <w:rFonts w:cs="Arial"/>
                <w:bCs/>
                <w:szCs w:val="24"/>
              </w:rPr>
              <w:t>harp</w:t>
            </w:r>
            <w:r w:rsidR="00E76D47">
              <w:rPr>
                <w:rFonts w:cs="Arial"/>
                <w:bCs/>
                <w:szCs w:val="24"/>
              </w:rPr>
              <w:t>e</w:t>
            </w:r>
            <w:r w:rsidR="001F6786">
              <w:rPr>
                <w:rFonts w:cs="Arial"/>
                <w:bCs/>
                <w:szCs w:val="24"/>
              </w:rPr>
              <w:t xml:space="preserve"> ratio.</w:t>
            </w:r>
          </w:p>
          <w:p w14:paraId="5A325AFD" w14:textId="1C937762" w:rsidR="00E560D9" w:rsidRDefault="005D2FA6" w:rsidP="001F6786">
            <w:pPr>
              <w:spacing w:before="0" w:after="200" w:line="276" w:lineRule="auto"/>
              <w:jc w:val="left"/>
              <w:rPr>
                <w:rFonts w:cs="Arial"/>
                <w:bCs/>
                <w:szCs w:val="24"/>
              </w:rPr>
            </w:pPr>
            <m:oMath>
              <m:sSub>
                <m:sSubPr>
                  <m:ctrlPr>
                    <w:rPr>
                      <w:rFonts w:ascii="Cambria Math" w:hAnsi="Cambria Math" w:cs="Arial"/>
                      <w:bCs/>
                      <w:i/>
                      <w:szCs w:val="24"/>
                    </w:rPr>
                  </m:ctrlPr>
                </m:sSubPr>
                <m:e>
                  <m:r>
                    <w:rPr>
                      <w:rFonts w:ascii="Cambria Math" w:hAnsi="Cambria Math" w:cs="Arial"/>
                      <w:szCs w:val="24"/>
                    </w:rPr>
                    <m:t>H</m:t>
                  </m:r>
                </m:e>
                <m:sub>
                  <m:r>
                    <w:rPr>
                      <w:rFonts w:ascii="Cambria Math" w:hAnsi="Cambria Math" w:cs="Arial"/>
                      <w:szCs w:val="24"/>
                    </w:rPr>
                    <m:t>1</m:t>
                  </m:r>
                </m:sub>
              </m:sSub>
            </m:oMath>
            <w:r w:rsidR="001F6786">
              <w:rPr>
                <w:rFonts w:cs="Arial"/>
                <w:bCs/>
                <w:szCs w:val="24"/>
              </w:rPr>
              <w:t xml:space="preserve"> : Los usuarios con más años </w:t>
            </w:r>
            <w:r w:rsidR="00972C28">
              <w:rPr>
                <w:rFonts w:cs="Arial"/>
                <w:bCs/>
                <w:szCs w:val="24"/>
              </w:rPr>
              <w:t>escuchando</w:t>
            </w:r>
            <w:r w:rsidR="001F6786">
              <w:rPr>
                <w:rFonts w:cs="Arial"/>
                <w:bCs/>
                <w:szCs w:val="24"/>
              </w:rPr>
              <w:t xml:space="preserve"> música salsa tienen un mayor valor del </w:t>
            </w:r>
            <w:r w:rsidR="00E76D47">
              <w:rPr>
                <w:rFonts w:cs="Arial"/>
                <w:bCs/>
                <w:szCs w:val="24"/>
              </w:rPr>
              <w:t>sharpe</w:t>
            </w:r>
            <w:r w:rsidR="001F6786">
              <w:rPr>
                <w:rFonts w:cs="Arial"/>
                <w:bCs/>
                <w:szCs w:val="24"/>
              </w:rPr>
              <w:t xml:space="preserve"> ratio.</w:t>
            </w:r>
          </w:p>
        </w:tc>
      </w:tr>
      <w:tr w:rsidR="00E560D9" w14:paraId="2018EA5D" w14:textId="77777777" w:rsidTr="00E560D9">
        <w:tc>
          <w:tcPr>
            <w:tcW w:w="4414" w:type="dxa"/>
          </w:tcPr>
          <w:p w14:paraId="28C0C159" w14:textId="2122AA7F" w:rsidR="004C0E66" w:rsidRDefault="004C0E66" w:rsidP="00283471">
            <w:pPr>
              <w:spacing w:before="0" w:after="200" w:line="276" w:lineRule="auto"/>
              <w:jc w:val="left"/>
              <w:rPr>
                <w:rFonts w:cs="Arial"/>
                <w:bCs/>
                <w:szCs w:val="24"/>
              </w:rPr>
            </w:pPr>
            <w:r>
              <w:rPr>
                <w:rFonts w:cs="Arial"/>
                <w:bCs/>
                <w:szCs w:val="24"/>
              </w:rPr>
              <w:lastRenderedPageBreak/>
              <w:t>Años estudiando música salsa</w:t>
            </w:r>
          </w:p>
        </w:tc>
        <w:tc>
          <w:tcPr>
            <w:tcW w:w="4414" w:type="dxa"/>
          </w:tcPr>
          <w:p w14:paraId="3AEEF26C" w14:textId="1BA03F38" w:rsidR="001F6786" w:rsidRDefault="005D2FA6" w:rsidP="001F6786">
            <w:pPr>
              <w:spacing w:before="0" w:after="200" w:line="276" w:lineRule="auto"/>
              <w:jc w:val="left"/>
              <w:rPr>
                <w:rFonts w:cs="Arial"/>
                <w:bCs/>
                <w:szCs w:val="24"/>
              </w:rPr>
            </w:pPr>
            <m:oMath>
              <m:sSub>
                <m:sSubPr>
                  <m:ctrlPr>
                    <w:rPr>
                      <w:rFonts w:ascii="Cambria Math" w:hAnsi="Cambria Math" w:cs="Arial"/>
                      <w:bCs/>
                      <w:i/>
                      <w:szCs w:val="24"/>
                    </w:rPr>
                  </m:ctrlPr>
                </m:sSubPr>
                <m:e>
                  <m:r>
                    <w:rPr>
                      <w:rFonts w:ascii="Cambria Math" w:hAnsi="Cambria Math" w:cs="Arial"/>
                      <w:szCs w:val="24"/>
                    </w:rPr>
                    <m:t>H</m:t>
                  </m:r>
                </m:e>
                <m:sub>
                  <m:r>
                    <w:rPr>
                      <w:rFonts w:ascii="Cambria Math" w:hAnsi="Cambria Math" w:cs="Arial"/>
                      <w:szCs w:val="24"/>
                    </w:rPr>
                    <m:t>0</m:t>
                  </m:r>
                </m:sub>
              </m:sSub>
            </m:oMath>
            <w:r w:rsidR="001F6786">
              <w:rPr>
                <w:rFonts w:cs="Arial"/>
                <w:bCs/>
                <w:szCs w:val="24"/>
              </w:rPr>
              <w:t xml:space="preserve"> : Los usuarios con más años estudiando música salsa no tienen un mayor valor del </w:t>
            </w:r>
            <w:r w:rsidR="00E76D47">
              <w:rPr>
                <w:rFonts w:cs="Arial"/>
                <w:bCs/>
                <w:szCs w:val="24"/>
              </w:rPr>
              <w:t>sharpe</w:t>
            </w:r>
            <w:r w:rsidR="001F6786">
              <w:rPr>
                <w:rFonts w:cs="Arial"/>
                <w:bCs/>
                <w:szCs w:val="24"/>
              </w:rPr>
              <w:t xml:space="preserve"> ratio.</w:t>
            </w:r>
          </w:p>
          <w:p w14:paraId="05C6362C" w14:textId="12CAE504" w:rsidR="00E560D9" w:rsidRDefault="005D2FA6" w:rsidP="001F6786">
            <w:pPr>
              <w:spacing w:before="0" w:after="200" w:line="276" w:lineRule="auto"/>
              <w:jc w:val="left"/>
              <w:rPr>
                <w:rFonts w:cs="Arial"/>
                <w:bCs/>
                <w:szCs w:val="24"/>
              </w:rPr>
            </w:pPr>
            <m:oMath>
              <m:sSub>
                <m:sSubPr>
                  <m:ctrlPr>
                    <w:rPr>
                      <w:rFonts w:ascii="Cambria Math" w:hAnsi="Cambria Math" w:cs="Arial"/>
                      <w:bCs/>
                      <w:i/>
                      <w:szCs w:val="24"/>
                    </w:rPr>
                  </m:ctrlPr>
                </m:sSubPr>
                <m:e>
                  <m:r>
                    <w:rPr>
                      <w:rFonts w:ascii="Cambria Math" w:hAnsi="Cambria Math" w:cs="Arial"/>
                      <w:szCs w:val="24"/>
                    </w:rPr>
                    <m:t>H</m:t>
                  </m:r>
                </m:e>
                <m:sub>
                  <m:r>
                    <w:rPr>
                      <w:rFonts w:ascii="Cambria Math" w:hAnsi="Cambria Math" w:cs="Arial"/>
                      <w:szCs w:val="24"/>
                    </w:rPr>
                    <m:t>1</m:t>
                  </m:r>
                </m:sub>
              </m:sSub>
            </m:oMath>
            <w:r w:rsidR="001F6786">
              <w:rPr>
                <w:rFonts w:cs="Arial"/>
                <w:bCs/>
                <w:szCs w:val="24"/>
              </w:rPr>
              <w:t xml:space="preserve"> : Los usuarios con más años estudiando música salsa tienen un mayor valor del </w:t>
            </w:r>
            <w:r w:rsidR="00E76D47">
              <w:rPr>
                <w:rFonts w:cs="Arial"/>
                <w:bCs/>
                <w:szCs w:val="24"/>
              </w:rPr>
              <w:t>sharpe</w:t>
            </w:r>
            <w:r w:rsidR="001F6786">
              <w:rPr>
                <w:rFonts w:cs="Arial"/>
                <w:bCs/>
                <w:szCs w:val="24"/>
              </w:rPr>
              <w:t xml:space="preserve"> ratio.</w:t>
            </w:r>
          </w:p>
        </w:tc>
      </w:tr>
      <w:tr w:rsidR="00E560D9" w14:paraId="08E3BD6B" w14:textId="77777777" w:rsidTr="00E560D9">
        <w:tc>
          <w:tcPr>
            <w:tcW w:w="4414" w:type="dxa"/>
          </w:tcPr>
          <w:p w14:paraId="76E3A3FC" w14:textId="5E128258" w:rsidR="00E560D9" w:rsidRDefault="004C0E66" w:rsidP="00283471">
            <w:pPr>
              <w:spacing w:before="0" w:after="200" w:line="276" w:lineRule="auto"/>
              <w:jc w:val="left"/>
              <w:rPr>
                <w:rFonts w:cs="Arial"/>
                <w:bCs/>
                <w:szCs w:val="24"/>
              </w:rPr>
            </w:pPr>
            <w:r>
              <w:rPr>
                <w:rFonts w:cs="Arial"/>
                <w:bCs/>
                <w:szCs w:val="24"/>
              </w:rPr>
              <w:t>Años bailando música salsa</w:t>
            </w:r>
          </w:p>
        </w:tc>
        <w:tc>
          <w:tcPr>
            <w:tcW w:w="4414" w:type="dxa"/>
          </w:tcPr>
          <w:p w14:paraId="01FE1D25" w14:textId="52974382" w:rsidR="001F6786" w:rsidRDefault="005D2FA6" w:rsidP="001F6786">
            <w:pPr>
              <w:spacing w:before="0" w:after="200" w:line="276" w:lineRule="auto"/>
              <w:jc w:val="left"/>
              <w:rPr>
                <w:rFonts w:cs="Arial"/>
                <w:bCs/>
                <w:szCs w:val="24"/>
              </w:rPr>
            </w:pPr>
            <m:oMath>
              <m:sSub>
                <m:sSubPr>
                  <m:ctrlPr>
                    <w:rPr>
                      <w:rFonts w:ascii="Cambria Math" w:hAnsi="Cambria Math" w:cs="Arial"/>
                      <w:bCs/>
                      <w:i/>
                      <w:szCs w:val="24"/>
                    </w:rPr>
                  </m:ctrlPr>
                </m:sSubPr>
                <m:e>
                  <m:r>
                    <w:rPr>
                      <w:rFonts w:ascii="Cambria Math" w:hAnsi="Cambria Math" w:cs="Arial"/>
                      <w:szCs w:val="24"/>
                    </w:rPr>
                    <m:t>H</m:t>
                  </m:r>
                </m:e>
                <m:sub>
                  <m:r>
                    <w:rPr>
                      <w:rFonts w:ascii="Cambria Math" w:hAnsi="Cambria Math" w:cs="Arial"/>
                      <w:szCs w:val="24"/>
                    </w:rPr>
                    <m:t>0</m:t>
                  </m:r>
                </m:sub>
              </m:sSub>
            </m:oMath>
            <w:r w:rsidR="001F6786">
              <w:rPr>
                <w:rFonts w:cs="Arial"/>
                <w:bCs/>
                <w:szCs w:val="24"/>
              </w:rPr>
              <w:t xml:space="preserve"> : Los usuarios con más años bailando música salsa no tienen un mayor valor del </w:t>
            </w:r>
            <w:r w:rsidR="00E76D47">
              <w:rPr>
                <w:rFonts w:cs="Arial"/>
                <w:bCs/>
                <w:szCs w:val="24"/>
              </w:rPr>
              <w:t>sharpe</w:t>
            </w:r>
            <w:r w:rsidR="001F6786">
              <w:rPr>
                <w:rFonts w:cs="Arial"/>
                <w:bCs/>
                <w:szCs w:val="24"/>
              </w:rPr>
              <w:t xml:space="preserve"> ratio.</w:t>
            </w:r>
          </w:p>
          <w:p w14:paraId="1616EF37" w14:textId="44FD15F8" w:rsidR="00E560D9" w:rsidRDefault="005D2FA6" w:rsidP="001F6786">
            <w:pPr>
              <w:spacing w:before="0" w:after="200" w:line="276" w:lineRule="auto"/>
              <w:jc w:val="left"/>
              <w:rPr>
                <w:rFonts w:cs="Arial"/>
                <w:bCs/>
                <w:szCs w:val="24"/>
              </w:rPr>
            </w:pPr>
            <m:oMath>
              <m:sSub>
                <m:sSubPr>
                  <m:ctrlPr>
                    <w:rPr>
                      <w:rFonts w:ascii="Cambria Math" w:hAnsi="Cambria Math" w:cs="Arial"/>
                      <w:bCs/>
                      <w:i/>
                      <w:szCs w:val="24"/>
                    </w:rPr>
                  </m:ctrlPr>
                </m:sSubPr>
                <m:e>
                  <m:r>
                    <w:rPr>
                      <w:rFonts w:ascii="Cambria Math" w:hAnsi="Cambria Math" w:cs="Arial"/>
                      <w:szCs w:val="24"/>
                    </w:rPr>
                    <m:t>H</m:t>
                  </m:r>
                </m:e>
                <m:sub>
                  <m:r>
                    <w:rPr>
                      <w:rFonts w:ascii="Cambria Math" w:hAnsi="Cambria Math" w:cs="Arial"/>
                      <w:szCs w:val="24"/>
                    </w:rPr>
                    <m:t>1</m:t>
                  </m:r>
                </m:sub>
              </m:sSub>
            </m:oMath>
            <w:r w:rsidR="001F6786">
              <w:rPr>
                <w:rFonts w:cs="Arial"/>
                <w:bCs/>
                <w:szCs w:val="24"/>
              </w:rPr>
              <w:t xml:space="preserve"> : Los usuarios con más años bailando música salsa tienen un mayor valor del </w:t>
            </w:r>
            <w:r w:rsidR="00E76D47">
              <w:rPr>
                <w:rFonts w:cs="Arial"/>
                <w:bCs/>
                <w:szCs w:val="24"/>
              </w:rPr>
              <w:t>sharpe</w:t>
            </w:r>
            <w:r w:rsidR="001F6786">
              <w:rPr>
                <w:rFonts w:cs="Arial"/>
                <w:bCs/>
                <w:szCs w:val="24"/>
              </w:rPr>
              <w:t xml:space="preserve"> ratio.</w:t>
            </w:r>
          </w:p>
        </w:tc>
      </w:tr>
    </w:tbl>
    <w:p w14:paraId="3CB0B256" w14:textId="77777777" w:rsidR="00E560D9" w:rsidRDefault="00E560D9" w:rsidP="00283471">
      <w:pPr>
        <w:spacing w:before="0" w:after="200" w:line="276" w:lineRule="auto"/>
        <w:jc w:val="left"/>
        <w:rPr>
          <w:rFonts w:cs="Arial"/>
          <w:bCs/>
          <w:szCs w:val="24"/>
        </w:rPr>
      </w:pPr>
    </w:p>
    <w:p w14:paraId="6B252639" w14:textId="7691E0F9" w:rsidR="00071A0E" w:rsidRDefault="00071A0E" w:rsidP="006F2B54">
      <w:pPr>
        <w:spacing w:before="0" w:after="200" w:line="276" w:lineRule="auto"/>
        <w:rPr>
          <w:rFonts w:cs="Arial"/>
          <w:bCs/>
          <w:szCs w:val="24"/>
        </w:rPr>
      </w:pPr>
      <w:r>
        <w:rPr>
          <w:rFonts w:cs="Arial"/>
          <w:bCs/>
          <w:szCs w:val="24"/>
        </w:rPr>
        <w:t xml:space="preserve">El software que se utiliza para hacer la correlación de Pearson entre las variables seleccionadas y el </w:t>
      </w:r>
      <w:r w:rsidR="00E76D47">
        <w:rPr>
          <w:rFonts w:cs="Arial"/>
          <w:bCs/>
          <w:szCs w:val="24"/>
        </w:rPr>
        <w:t>sharpe</w:t>
      </w:r>
      <w:r>
        <w:rPr>
          <w:rFonts w:cs="Arial"/>
          <w:bCs/>
          <w:szCs w:val="24"/>
        </w:rPr>
        <w:t xml:space="preserve"> ratio se llama </w:t>
      </w:r>
      <w:r w:rsidRPr="00071A0E">
        <w:rPr>
          <w:rFonts w:cs="Arial"/>
          <w:bCs/>
          <w:i/>
          <w:iCs/>
          <w:szCs w:val="24"/>
        </w:rPr>
        <w:t xml:space="preserve">IBM SPSS </w:t>
      </w:r>
      <w:proofErr w:type="spellStart"/>
      <w:r w:rsidRPr="00071A0E">
        <w:rPr>
          <w:rFonts w:cs="Arial"/>
          <w:bCs/>
          <w:i/>
          <w:iCs/>
          <w:szCs w:val="24"/>
        </w:rPr>
        <w:t>Statistics</w:t>
      </w:r>
      <w:proofErr w:type="spellEnd"/>
      <w:r>
        <w:rPr>
          <w:rFonts w:cs="Arial"/>
          <w:bCs/>
          <w:i/>
          <w:iCs/>
          <w:szCs w:val="24"/>
        </w:rPr>
        <w:t xml:space="preserve">. </w:t>
      </w:r>
      <w:r>
        <w:rPr>
          <w:rFonts w:cs="Arial"/>
          <w:bCs/>
          <w:szCs w:val="24"/>
        </w:rPr>
        <w:t xml:space="preserve">Esta herramienta permite realizar este tipo de pruebas de manera sencilla y rápida. Se establece un nivel de significancia (alfa) </w:t>
      </w:r>
      <w:r>
        <w:rPr>
          <w:rFonts w:cs="Segoe UI"/>
          <w:bCs/>
          <w:szCs w:val="24"/>
        </w:rPr>
        <w:t>α</w:t>
      </w:r>
      <w:r>
        <w:rPr>
          <w:rFonts w:cs="Arial"/>
          <w:bCs/>
          <w:szCs w:val="24"/>
        </w:rPr>
        <w:t xml:space="preserve"> = 5%. En la tabla 8, es posible apreciar los valores de la media, error estándar, índice de confianza del 95% l</w:t>
      </w:r>
      <w:r w:rsidR="002A0CD7">
        <w:rPr>
          <w:rFonts w:cs="Arial"/>
          <w:bCs/>
          <w:szCs w:val="24"/>
        </w:rPr>
        <w:t>í</w:t>
      </w:r>
      <w:r>
        <w:rPr>
          <w:rFonts w:cs="Arial"/>
          <w:bCs/>
          <w:szCs w:val="24"/>
        </w:rPr>
        <w:t>mite superior e inferior y el valor p, que es el resultado de realizar la prueba de Pearson sobre los datos seleccionados.</w:t>
      </w:r>
    </w:p>
    <w:p w14:paraId="002035C6" w14:textId="0462249D" w:rsidR="00071A0E" w:rsidRPr="004570F3" w:rsidRDefault="00071A0E" w:rsidP="00071A0E">
      <w:pPr>
        <w:pStyle w:val="Descripcin"/>
        <w:keepNext/>
        <w:rPr>
          <w:lang w:val="es-ES"/>
        </w:rPr>
      </w:pPr>
      <w:r w:rsidRPr="004570F3">
        <w:rPr>
          <w:lang w:val="es-ES"/>
        </w:rPr>
        <w:t>Tabla 8 Resultados de las pruebas para las variables</w:t>
      </w:r>
    </w:p>
    <w:tbl>
      <w:tblPr>
        <w:tblStyle w:val="Tablaconcuadrcula"/>
        <w:tblW w:w="0" w:type="auto"/>
        <w:tblLook w:val="04A0" w:firstRow="1" w:lastRow="0" w:firstColumn="1" w:lastColumn="0" w:noHBand="0" w:noVBand="1"/>
      </w:tblPr>
      <w:tblGrid>
        <w:gridCol w:w="1765"/>
        <w:gridCol w:w="1765"/>
        <w:gridCol w:w="1766"/>
        <w:gridCol w:w="1766"/>
        <w:gridCol w:w="1766"/>
      </w:tblGrid>
      <w:tr w:rsidR="00071A0E" w:rsidRPr="007F74B9" w14:paraId="73CA5748" w14:textId="77777777" w:rsidTr="00071A0E">
        <w:tc>
          <w:tcPr>
            <w:tcW w:w="1765" w:type="dxa"/>
          </w:tcPr>
          <w:p w14:paraId="66698250" w14:textId="77777777" w:rsidR="00071A0E" w:rsidRPr="007F74B9" w:rsidRDefault="00071A0E" w:rsidP="00283471">
            <w:pPr>
              <w:spacing w:before="0" w:after="200" w:line="276" w:lineRule="auto"/>
              <w:jc w:val="left"/>
              <w:rPr>
                <w:rFonts w:cs="Segoe UI"/>
                <w:bCs/>
                <w:sz w:val="18"/>
                <w:szCs w:val="18"/>
              </w:rPr>
            </w:pPr>
          </w:p>
        </w:tc>
        <w:tc>
          <w:tcPr>
            <w:tcW w:w="1765" w:type="dxa"/>
          </w:tcPr>
          <w:p w14:paraId="78B92880" w14:textId="53016A45" w:rsidR="00071A0E" w:rsidRPr="007F74B9" w:rsidRDefault="00071A0E" w:rsidP="00283471">
            <w:pPr>
              <w:spacing w:before="0" w:after="200" w:line="276" w:lineRule="auto"/>
              <w:jc w:val="left"/>
              <w:rPr>
                <w:rFonts w:cs="Segoe UI"/>
                <w:b/>
                <w:sz w:val="18"/>
                <w:szCs w:val="18"/>
              </w:rPr>
            </w:pPr>
            <w:r w:rsidRPr="007F74B9">
              <w:rPr>
                <w:rFonts w:cs="Segoe UI"/>
                <w:b/>
                <w:sz w:val="18"/>
                <w:szCs w:val="18"/>
              </w:rPr>
              <w:t>Años estudiando música</w:t>
            </w:r>
          </w:p>
        </w:tc>
        <w:tc>
          <w:tcPr>
            <w:tcW w:w="1766" w:type="dxa"/>
          </w:tcPr>
          <w:p w14:paraId="7253B6D9" w14:textId="40F2F7F9" w:rsidR="00071A0E" w:rsidRPr="007F74B9" w:rsidRDefault="00071A0E" w:rsidP="00283471">
            <w:pPr>
              <w:spacing w:before="0" w:after="200" w:line="276" w:lineRule="auto"/>
              <w:jc w:val="left"/>
              <w:rPr>
                <w:rFonts w:cs="Segoe UI"/>
                <w:b/>
                <w:sz w:val="18"/>
                <w:szCs w:val="18"/>
              </w:rPr>
            </w:pPr>
            <w:r w:rsidRPr="007F74B9">
              <w:rPr>
                <w:rFonts w:cs="Segoe UI"/>
                <w:b/>
                <w:sz w:val="18"/>
                <w:szCs w:val="18"/>
              </w:rPr>
              <w:t>Años escuchando música salsa</w:t>
            </w:r>
          </w:p>
        </w:tc>
        <w:tc>
          <w:tcPr>
            <w:tcW w:w="1766" w:type="dxa"/>
          </w:tcPr>
          <w:p w14:paraId="109AA8E2" w14:textId="058579A2" w:rsidR="00071A0E" w:rsidRPr="007F74B9" w:rsidRDefault="00071A0E" w:rsidP="00283471">
            <w:pPr>
              <w:spacing w:before="0" w:after="200" w:line="276" w:lineRule="auto"/>
              <w:jc w:val="left"/>
              <w:rPr>
                <w:rFonts w:cs="Segoe UI"/>
                <w:b/>
                <w:sz w:val="18"/>
                <w:szCs w:val="18"/>
              </w:rPr>
            </w:pPr>
            <w:r w:rsidRPr="007F74B9">
              <w:rPr>
                <w:rFonts w:cs="Segoe UI"/>
                <w:b/>
                <w:sz w:val="18"/>
                <w:szCs w:val="18"/>
              </w:rPr>
              <w:t>Años estudiando música salsa</w:t>
            </w:r>
          </w:p>
        </w:tc>
        <w:tc>
          <w:tcPr>
            <w:tcW w:w="1766" w:type="dxa"/>
          </w:tcPr>
          <w:p w14:paraId="184D97EE" w14:textId="1EDE372A" w:rsidR="00071A0E" w:rsidRPr="007F74B9" w:rsidRDefault="00071A0E" w:rsidP="00283471">
            <w:pPr>
              <w:spacing w:before="0" w:after="200" w:line="276" w:lineRule="auto"/>
              <w:jc w:val="left"/>
              <w:rPr>
                <w:rFonts w:cs="Segoe UI"/>
                <w:b/>
                <w:sz w:val="18"/>
                <w:szCs w:val="18"/>
              </w:rPr>
            </w:pPr>
            <w:r w:rsidRPr="007F74B9">
              <w:rPr>
                <w:rFonts w:cs="Segoe UI"/>
                <w:b/>
                <w:sz w:val="18"/>
                <w:szCs w:val="18"/>
              </w:rPr>
              <w:t>Años bailando música salsa</w:t>
            </w:r>
          </w:p>
        </w:tc>
      </w:tr>
      <w:tr w:rsidR="00071A0E" w:rsidRPr="007F74B9" w14:paraId="5BFD4D7A" w14:textId="77777777" w:rsidTr="007F74B9">
        <w:trPr>
          <w:trHeight w:val="475"/>
        </w:trPr>
        <w:tc>
          <w:tcPr>
            <w:tcW w:w="1765" w:type="dxa"/>
          </w:tcPr>
          <w:p w14:paraId="34834C7C" w14:textId="3532069F" w:rsidR="00071A0E" w:rsidRPr="007F74B9" w:rsidRDefault="00071A0E" w:rsidP="00071A0E">
            <w:pPr>
              <w:spacing w:before="0" w:after="0" w:line="240" w:lineRule="auto"/>
              <w:jc w:val="left"/>
              <w:rPr>
                <w:rFonts w:eastAsia="Times New Roman" w:cs="Segoe UI"/>
                <w:b/>
                <w:bCs/>
                <w:color w:val="000000"/>
                <w:sz w:val="18"/>
                <w:szCs w:val="18"/>
                <w:lang w:eastAsia="es-ES"/>
              </w:rPr>
            </w:pPr>
            <w:r w:rsidRPr="007F74B9">
              <w:rPr>
                <w:rFonts w:cs="Segoe UI"/>
                <w:b/>
                <w:bCs/>
                <w:color w:val="000000"/>
                <w:sz w:val="18"/>
                <w:szCs w:val="18"/>
              </w:rPr>
              <w:t>Media</w:t>
            </w:r>
          </w:p>
        </w:tc>
        <w:tc>
          <w:tcPr>
            <w:tcW w:w="1765" w:type="dxa"/>
          </w:tcPr>
          <w:p w14:paraId="2C19F71B" w14:textId="0E5D876A"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5,92</w:t>
            </w:r>
          </w:p>
        </w:tc>
        <w:tc>
          <w:tcPr>
            <w:tcW w:w="1766" w:type="dxa"/>
          </w:tcPr>
          <w:p w14:paraId="7B299A47" w14:textId="35209598"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7,23</w:t>
            </w:r>
          </w:p>
        </w:tc>
        <w:tc>
          <w:tcPr>
            <w:tcW w:w="1766" w:type="dxa"/>
          </w:tcPr>
          <w:p w14:paraId="06107CF9" w14:textId="3E17C8E0"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0,92</w:t>
            </w:r>
          </w:p>
        </w:tc>
        <w:tc>
          <w:tcPr>
            <w:tcW w:w="1766" w:type="dxa"/>
          </w:tcPr>
          <w:p w14:paraId="41971494" w14:textId="31821F5B"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1,92</w:t>
            </w:r>
          </w:p>
        </w:tc>
      </w:tr>
      <w:tr w:rsidR="00071A0E" w:rsidRPr="007F74B9" w14:paraId="458B1E3E" w14:textId="77777777" w:rsidTr="00071A0E">
        <w:tc>
          <w:tcPr>
            <w:tcW w:w="1765" w:type="dxa"/>
          </w:tcPr>
          <w:p w14:paraId="1F9227C0" w14:textId="67EB3A61" w:rsidR="00071A0E" w:rsidRPr="007F74B9" w:rsidRDefault="007F74B9" w:rsidP="00283471">
            <w:pPr>
              <w:spacing w:before="0" w:after="200" w:line="276" w:lineRule="auto"/>
              <w:jc w:val="left"/>
              <w:rPr>
                <w:rFonts w:cs="Segoe UI"/>
                <w:b/>
                <w:bCs/>
                <w:sz w:val="18"/>
                <w:szCs w:val="18"/>
              </w:rPr>
            </w:pPr>
            <w:r w:rsidRPr="007F74B9">
              <w:rPr>
                <w:rFonts w:cs="Segoe UI"/>
                <w:b/>
                <w:bCs/>
                <w:sz w:val="18"/>
                <w:szCs w:val="18"/>
              </w:rPr>
              <w:t>Error estándar</w:t>
            </w:r>
          </w:p>
        </w:tc>
        <w:tc>
          <w:tcPr>
            <w:tcW w:w="1765" w:type="dxa"/>
          </w:tcPr>
          <w:p w14:paraId="450BAFD7" w14:textId="57682791"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1,37</w:t>
            </w:r>
          </w:p>
        </w:tc>
        <w:tc>
          <w:tcPr>
            <w:tcW w:w="1766" w:type="dxa"/>
          </w:tcPr>
          <w:p w14:paraId="6C65A2B2" w14:textId="51C2D099"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2,05</w:t>
            </w:r>
          </w:p>
        </w:tc>
        <w:tc>
          <w:tcPr>
            <w:tcW w:w="1766" w:type="dxa"/>
          </w:tcPr>
          <w:p w14:paraId="121F6D78" w14:textId="39C95F24"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0,42</w:t>
            </w:r>
          </w:p>
        </w:tc>
        <w:tc>
          <w:tcPr>
            <w:tcW w:w="1766" w:type="dxa"/>
          </w:tcPr>
          <w:p w14:paraId="5AB75029" w14:textId="7D53AE95"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0,55</w:t>
            </w:r>
          </w:p>
        </w:tc>
      </w:tr>
      <w:tr w:rsidR="00071A0E" w:rsidRPr="007F74B9" w14:paraId="5E1CE256" w14:textId="77777777" w:rsidTr="00071A0E">
        <w:tc>
          <w:tcPr>
            <w:tcW w:w="1765" w:type="dxa"/>
          </w:tcPr>
          <w:p w14:paraId="05141934" w14:textId="3638B858" w:rsidR="00071A0E" w:rsidRPr="007F74B9" w:rsidRDefault="007F74B9" w:rsidP="00283471">
            <w:pPr>
              <w:spacing w:before="0" w:after="200" w:line="276" w:lineRule="auto"/>
              <w:jc w:val="left"/>
              <w:rPr>
                <w:rFonts w:cs="Segoe UI"/>
                <w:b/>
                <w:bCs/>
                <w:sz w:val="18"/>
                <w:szCs w:val="18"/>
              </w:rPr>
            </w:pPr>
            <w:r w:rsidRPr="007F74B9">
              <w:rPr>
                <w:rFonts w:cs="Segoe UI"/>
                <w:b/>
                <w:bCs/>
                <w:sz w:val="18"/>
                <w:szCs w:val="18"/>
              </w:rPr>
              <w:t>IC 95% límite inferior</w:t>
            </w:r>
          </w:p>
        </w:tc>
        <w:tc>
          <w:tcPr>
            <w:tcW w:w="1765" w:type="dxa"/>
          </w:tcPr>
          <w:p w14:paraId="6F1789D9" w14:textId="10023996"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3,25</w:t>
            </w:r>
          </w:p>
        </w:tc>
        <w:tc>
          <w:tcPr>
            <w:tcW w:w="1766" w:type="dxa"/>
          </w:tcPr>
          <w:p w14:paraId="75103F3E" w14:textId="4067E54A"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3,21</w:t>
            </w:r>
          </w:p>
        </w:tc>
        <w:tc>
          <w:tcPr>
            <w:tcW w:w="1766" w:type="dxa"/>
          </w:tcPr>
          <w:p w14:paraId="0B571FA5" w14:textId="6CD431C1"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0,11</w:t>
            </w:r>
          </w:p>
        </w:tc>
        <w:tc>
          <w:tcPr>
            <w:tcW w:w="1766" w:type="dxa"/>
          </w:tcPr>
          <w:p w14:paraId="2865A2A2" w14:textId="2385AC35"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0,85</w:t>
            </w:r>
          </w:p>
        </w:tc>
      </w:tr>
      <w:tr w:rsidR="00071A0E" w:rsidRPr="007F74B9" w14:paraId="70F46168" w14:textId="77777777" w:rsidTr="00071A0E">
        <w:tc>
          <w:tcPr>
            <w:tcW w:w="1765" w:type="dxa"/>
          </w:tcPr>
          <w:p w14:paraId="1523F402" w14:textId="3B40080E" w:rsidR="00071A0E" w:rsidRPr="007F74B9" w:rsidRDefault="007F74B9" w:rsidP="00283471">
            <w:pPr>
              <w:spacing w:before="0" w:after="200" w:line="276" w:lineRule="auto"/>
              <w:jc w:val="left"/>
              <w:rPr>
                <w:rFonts w:cs="Segoe UI"/>
                <w:b/>
                <w:bCs/>
                <w:sz w:val="18"/>
                <w:szCs w:val="18"/>
              </w:rPr>
            </w:pPr>
            <w:r w:rsidRPr="007F74B9">
              <w:rPr>
                <w:rFonts w:cs="Segoe UI"/>
                <w:b/>
                <w:bCs/>
                <w:sz w:val="18"/>
                <w:szCs w:val="18"/>
              </w:rPr>
              <w:t>IC 95% límite superior</w:t>
            </w:r>
          </w:p>
        </w:tc>
        <w:tc>
          <w:tcPr>
            <w:tcW w:w="1765" w:type="dxa"/>
          </w:tcPr>
          <w:p w14:paraId="1F54A062" w14:textId="4655ED7C"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8,60</w:t>
            </w:r>
          </w:p>
        </w:tc>
        <w:tc>
          <w:tcPr>
            <w:tcW w:w="1766" w:type="dxa"/>
          </w:tcPr>
          <w:p w14:paraId="0C999729" w14:textId="698480B1"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11,25</w:t>
            </w:r>
          </w:p>
        </w:tc>
        <w:tc>
          <w:tcPr>
            <w:tcW w:w="1766" w:type="dxa"/>
          </w:tcPr>
          <w:p w14:paraId="7B48C546" w14:textId="1B49ED8E"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1,74</w:t>
            </w:r>
          </w:p>
        </w:tc>
        <w:tc>
          <w:tcPr>
            <w:tcW w:w="1766" w:type="dxa"/>
          </w:tcPr>
          <w:p w14:paraId="31C51647" w14:textId="7E2B1F99"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3,00</w:t>
            </w:r>
          </w:p>
        </w:tc>
      </w:tr>
      <w:tr w:rsidR="00071A0E" w:rsidRPr="007F74B9" w14:paraId="64F20501" w14:textId="77777777" w:rsidTr="00071A0E">
        <w:tc>
          <w:tcPr>
            <w:tcW w:w="1765" w:type="dxa"/>
          </w:tcPr>
          <w:p w14:paraId="6A49B4C9" w14:textId="33F7ECB2" w:rsidR="00071A0E" w:rsidRPr="007F74B9" w:rsidRDefault="007F74B9" w:rsidP="00283471">
            <w:pPr>
              <w:spacing w:before="0" w:after="200" w:line="276" w:lineRule="auto"/>
              <w:jc w:val="left"/>
              <w:rPr>
                <w:rFonts w:cs="Segoe UI"/>
                <w:b/>
                <w:bCs/>
                <w:sz w:val="18"/>
                <w:szCs w:val="18"/>
              </w:rPr>
            </w:pPr>
            <w:r w:rsidRPr="007F74B9">
              <w:rPr>
                <w:rFonts w:cs="Segoe UI"/>
                <w:b/>
                <w:bCs/>
                <w:sz w:val="18"/>
                <w:szCs w:val="18"/>
              </w:rPr>
              <w:t>Valor P</w:t>
            </w:r>
          </w:p>
        </w:tc>
        <w:tc>
          <w:tcPr>
            <w:tcW w:w="1765" w:type="dxa"/>
          </w:tcPr>
          <w:p w14:paraId="28A97357" w14:textId="6BE1891C"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66%</w:t>
            </w:r>
          </w:p>
        </w:tc>
        <w:tc>
          <w:tcPr>
            <w:tcW w:w="1766" w:type="dxa"/>
          </w:tcPr>
          <w:p w14:paraId="07BA8ECD" w14:textId="0C9C8686"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27%</w:t>
            </w:r>
          </w:p>
        </w:tc>
        <w:tc>
          <w:tcPr>
            <w:tcW w:w="1766" w:type="dxa"/>
          </w:tcPr>
          <w:p w14:paraId="1B04F8CF" w14:textId="1ECF2A75"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33%</w:t>
            </w:r>
          </w:p>
        </w:tc>
        <w:tc>
          <w:tcPr>
            <w:tcW w:w="1766" w:type="dxa"/>
          </w:tcPr>
          <w:p w14:paraId="28C9E8BB" w14:textId="3B148F6D" w:rsidR="00071A0E" w:rsidRPr="007F74B9" w:rsidRDefault="007F74B9" w:rsidP="007F74B9">
            <w:pPr>
              <w:spacing w:before="0" w:after="0" w:line="240" w:lineRule="auto"/>
              <w:jc w:val="left"/>
              <w:rPr>
                <w:rFonts w:eastAsia="Times New Roman" w:cs="Segoe UI"/>
                <w:color w:val="000000"/>
                <w:sz w:val="18"/>
                <w:szCs w:val="18"/>
                <w:lang w:eastAsia="es-ES"/>
              </w:rPr>
            </w:pPr>
            <w:r w:rsidRPr="007F74B9">
              <w:rPr>
                <w:rFonts w:cs="Segoe UI"/>
                <w:color w:val="000000"/>
                <w:sz w:val="18"/>
                <w:szCs w:val="18"/>
              </w:rPr>
              <w:t>6%</w:t>
            </w:r>
          </w:p>
        </w:tc>
      </w:tr>
    </w:tbl>
    <w:p w14:paraId="2A1CD88E" w14:textId="0F22533F" w:rsidR="00324E9E" w:rsidRDefault="00324E9E" w:rsidP="00E7755E">
      <w:pPr>
        <w:spacing w:before="0" w:after="200" w:line="276" w:lineRule="auto"/>
        <w:rPr>
          <w:rFonts w:cs="Arial"/>
          <w:bCs/>
          <w:szCs w:val="24"/>
        </w:rPr>
      </w:pPr>
      <w:r>
        <w:rPr>
          <w:rFonts w:cs="Arial"/>
          <w:bCs/>
          <w:szCs w:val="24"/>
        </w:rPr>
        <w:lastRenderedPageBreak/>
        <w:t xml:space="preserve">Gracias al valor p, es posible realizar la toma de decisiones sobre cada una de las variables. Como ninguno de los valores p fue menor </w:t>
      </w:r>
      <w:r w:rsidR="00E76D47">
        <w:rPr>
          <w:rFonts w:cs="Arial"/>
          <w:bCs/>
          <w:szCs w:val="24"/>
        </w:rPr>
        <w:t>al</w:t>
      </w:r>
      <w:r>
        <w:rPr>
          <w:rFonts w:cs="Arial"/>
          <w:bCs/>
          <w:szCs w:val="24"/>
        </w:rPr>
        <w:t xml:space="preserve"> nivel de significancia establecido, todas las </w:t>
      </w:r>
      <w:r w:rsidR="00E7755E">
        <w:rPr>
          <w:rFonts w:cs="Arial"/>
          <w:bCs/>
          <w:szCs w:val="24"/>
        </w:rPr>
        <w:t>hipótesis</w:t>
      </w:r>
      <w:r>
        <w:rPr>
          <w:rFonts w:cs="Arial"/>
          <w:bCs/>
          <w:szCs w:val="24"/>
        </w:rPr>
        <w:t xml:space="preserve"> se rechazan. En la tabla 9, se establecen las conclusiones para cada una de las variables </w:t>
      </w:r>
      <w:r w:rsidR="000444A0">
        <w:rPr>
          <w:rFonts w:cs="Arial"/>
          <w:bCs/>
          <w:szCs w:val="24"/>
        </w:rPr>
        <w:t>de acuerdo con</w:t>
      </w:r>
      <w:r>
        <w:rPr>
          <w:rFonts w:cs="Arial"/>
          <w:bCs/>
          <w:szCs w:val="24"/>
        </w:rPr>
        <w:t xml:space="preserve"> las </w:t>
      </w:r>
      <w:r w:rsidR="00E7755E">
        <w:rPr>
          <w:rFonts w:cs="Arial"/>
          <w:bCs/>
          <w:szCs w:val="24"/>
        </w:rPr>
        <w:t>hipótesis</w:t>
      </w:r>
      <w:r>
        <w:rPr>
          <w:rFonts w:cs="Arial"/>
          <w:bCs/>
          <w:szCs w:val="24"/>
        </w:rPr>
        <w:t xml:space="preserve"> y las pruebas realizadas.</w:t>
      </w:r>
    </w:p>
    <w:p w14:paraId="0971B488" w14:textId="1341D35D" w:rsidR="00384FCF" w:rsidRDefault="00384FCF" w:rsidP="00384FCF">
      <w:pPr>
        <w:pStyle w:val="Descripcin"/>
        <w:keepNext/>
      </w:pPr>
      <w:proofErr w:type="spellStart"/>
      <w:r>
        <w:t>Tabla</w:t>
      </w:r>
      <w:proofErr w:type="spellEnd"/>
      <w:r>
        <w:t xml:space="preserve"> </w:t>
      </w:r>
      <w:r w:rsidR="00687A38">
        <w:t>9</w:t>
      </w:r>
      <w:r>
        <w:t xml:space="preserve"> </w:t>
      </w:r>
      <w:proofErr w:type="spellStart"/>
      <w:r>
        <w:t>Resultados</w:t>
      </w:r>
      <w:proofErr w:type="spellEnd"/>
      <w:r>
        <w:t xml:space="preserve"> de la </w:t>
      </w:r>
      <w:proofErr w:type="spellStart"/>
      <w:r>
        <w:t>comparación</w:t>
      </w:r>
      <w:proofErr w:type="spellEnd"/>
    </w:p>
    <w:tbl>
      <w:tblPr>
        <w:tblStyle w:val="Tablaconcuadrcula"/>
        <w:tblW w:w="0" w:type="auto"/>
        <w:tblLook w:val="04A0" w:firstRow="1" w:lastRow="0" w:firstColumn="1" w:lastColumn="0" w:noHBand="0" w:noVBand="1"/>
      </w:tblPr>
      <w:tblGrid>
        <w:gridCol w:w="4414"/>
        <w:gridCol w:w="4414"/>
      </w:tblGrid>
      <w:tr w:rsidR="00324E9E" w14:paraId="0A9A98A5" w14:textId="77777777" w:rsidTr="00324E9E">
        <w:tc>
          <w:tcPr>
            <w:tcW w:w="4414" w:type="dxa"/>
          </w:tcPr>
          <w:p w14:paraId="68CD9C4C" w14:textId="053D8612" w:rsidR="00324E9E" w:rsidRPr="00324E9E" w:rsidRDefault="00324E9E" w:rsidP="00283471">
            <w:pPr>
              <w:spacing w:before="0" w:after="200" w:line="276" w:lineRule="auto"/>
              <w:jc w:val="left"/>
              <w:rPr>
                <w:rFonts w:cs="Arial"/>
                <w:b/>
                <w:szCs w:val="24"/>
              </w:rPr>
            </w:pPr>
            <w:r w:rsidRPr="00324E9E">
              <w:rPr>
                <w:rFonts w:cs="Arial"/>
                <w:b/>
                <w:szCs w:val="24"/>
              </w:rPr>
              <w:t>Variable</w:t>
            </w:r>
          </w:p>
        </w:tc>
        <w:tc>
          <w:tcPr>
            <w:tcW w:w="4414" w:type="dxa"/>
          </w:tcPr>
          <w:p w14:paraId="32F20AF1" w14:textId="39152F91" w:rsidR="00324E9E" w:rsidRPr="00324E9E" w:rsidRDefault="00324E9E" w:rsidP="00283471">
            <w:pPr>
              <w:spacing w:before="0" w:after="200" w:line="276" w:lineRule="auto"/>
              <w:jc w:val="left"/>
              <w:rPr>
                <w:rFonts w:cs="Arial"/>
                <w:b/>
                <w:szCs w:val="24"/>
              </w:rPr>
            </w:pPr>
            <w:r>
              <w:rPr>
                <w:rFonts w:cs="Arial"/>
                <w:b/>
                <w:szCs w:val="24"/>
              </w:rPr>
              <w:t xml:space="preserve">Conclusión  </w:t>
            </w:r>
          </w:p>
        </w:tc>
      </w:tr>
      <w:tr w:rsidR="00324E9E" w14:paraId="4F793886" w14:textId="77777777" w:rsidTr="00324E9E">
        <w:tc>
          <w:tcPr>
            <w:tcW w:w="4414" w:type="dxa"/>
          </w:tcPr>
          <w:p w14:paraId="67DEA44B" w14:textId="23FDE925" w:rsidR="00324E9E" w:rsidRDefault="00324E9E" w:rsidP="00324E9E">
            <w:pPr>
              <w:spacing w:before="0" w:after="200" w:line="276" w:lineRule="auto"/>
              <w:jc w:val="left"/>
              <w:rPr>
                <w:rFonts w:cs="Arial"/>
                <w:bCs/>
                <w:szCs w:val="24"/>
              </w:rPr>
            </w:pPr>
            <w:r>
              <w:rPr>
                <w:rFonts w:cs="Arial"/>
                <w:bCs/>
                <w:szCs w:val="24"/>
              </w:rPr>
              <w:t>Años estudiando música</w:t>
            </w:r>
          </w:p>
        </w:tc>
        <w:tc>
          <w:tcPr>
            <w:tcW w:w="4414" w:type="dxa"/>
          </w:tcPr>
          <w:p w14:paraId="6351AD7B" w14:textId="0307239E" w:rsidR="00324E9E" w:rsidRDefault="00324E9E" w:rsidP="00324E9E">
            <w:pPr>
              <w:spacing w:before="0" w:after="200" w:line="276" w:lineRule="auto"/>
              <w:jc w:val="left"/>
              <w:rPr>
                <w:rFonts w:cs="Arial"/>
                <w:bCs/>
                <w:szCs w:val="24"/>
              </w:rPr>
            </w:pPr>
            <w:r>
              <w:rPr>
                <w:rFonts w:cs="Arial"/>
                <w:bCs/>
                <w:szCs w:val="24"/>
              </w:rPr>
              <w:t xml:space="preserve">Los usuarios con más años estudiando música no tienen un mayor valor del </w:t>
            </w:r>
            <w:r w:rsidR="000444A0">
              <w:rPr>
                <w:rFonts w:cs="Arial"/>
                <w:bCs/>
                <w:szCs w:val="24"/>
              </w:rPr>
              <w:t>s</w:t>
            </w:r>
            <w:r>
              <w:rPr>
                <w:rFonts w:cs="Arial"/>
                <w:bCs/>
                <w:szCs w:val="24"/>
              </w:rPr>
              <w:t>harp</w:t>
            </w:r>
            <w:r w:rsidR="006774A9">
              <w:rPr>
                <w:rFonts w:cs="Arial"/>
                <w:bCs/>
                <w:szCs w:val="24"/>
              </w:rPr>
              <w:t>e</w:t>
            </w:r>
            <w:r>
              <w:rPr>
                <w:rFonts w:cs="Arial"/>
                <w:bCs/>
                <w:szCs w:val="24"/>
              </w:rPr>
              <w:t xml:space="preserve"> ratio.</w:t>
            </w:r>
          </w:p>
        </w:tc>
      </w:tr>
      <w:tr w:rsidR="00324E9E" w14:paraId="63B1C177" w14:textId="77777777" w:rsidTr="00324E9E">
        <w:tc>
          <w:tcPr>
            <w:tcW w:w="4414" w:type="dxa"/>
          </w:tcPr>
          <w:p w14:paraId="787A5BA5" w14:textId="5EE5FE71" w:rsidR="00324E9E" w:rsidRDefault="00324E9E" w:rsidP="00324E9E">
            <w:pPr>
              <w:spacing w:before="0" w:after="200" w:line="276" w:lineRule="auto"/>
              <w:jc w:val="left"/>
              <w:rPr>
                <w:rFonts w:cs="Arial"/>
                <w:bCs/>
                <w:szCs w:val="24"/>
              </w:rPr>
            </w:pPr>
            <w:r>
              <w:rPr>
                <w:rFonts w:cs="Arial"/>
                <w:bCs/>
                <w:szCs w:val="24"/>
              </w:rPr>
              <w:t>Años escuchando música salsa</w:t>
            </w:r>
          </w:p>
        </w:tc>
        <w:tc>
          <w:tcPr>
            <w:tcW w:w="4414" w:type="dxa"/>
          </w:tcPr>
          <w:p w14:paraId="091AC986" w14:textId="43EE1434" w:rsidR="00324E9E" w:rsidRDefault="000444A0" w:rsidP="00324E9E">
            <w:pPr>
              <w:spacing w:before="0" w:after="200" w:line="276" w:lineRule="auto"/>
              <w:jc w:val="left"/>
              <w:rPr>
                <w:rFonts w:cs="Arial"/>
                <w:bCs/>
                <w:szCs w:val="24"/>
              </w:rPr>
            </w:pPr>
            <w:r>
              <w:rPr>
                <w:rFonts w:cs="Arial"/>
                <w:bCs/>
                <w:szCs w:val="24"/>
              </w:rPr>
              <w:t>Los usuarios con más años escuchando música salsa no tienen un mayor valor del sharp</w:t>
            </w:r>
            <w:r w:rsidR="006774A9">
              <w:rPr>
                <w:rFonts w:cs="Arial"/>
                <w:bCs/>
                <w:szCs w:val="24"/>
              </w:rPr>
              <w:t>e</w:t>
            </w:r>
            <w:r>
              <w:rPr>
                <w:rFonts w:cs="Arial"/>
                <w:bCs/>
                <w:szCs w:val="24"/>
              </w:rPr>
              <w:t xml:space="preserve"> ratio.</w:t>
            </w:r>
          </w:p>
        </w:tc>
      </w:tr>
      <w:tr w:rsidR="00324E9E" w14:paraId="26649DC0" w14:textId="77777777" w:rsidTr="00324E9E">
        <w:tc>
          <w:tcPr>
            <w:tcW w:w="4414" w:type="dxa"/>
          </w:tcPr>
          <w:p w14:paraId="3557DD61" w14:textId="385F1243" w:rsidR="00324E9E" w:rsidRDefault="00324E9E" w:rsidP="00324E9E">
            <w:pPr>
              <w:spacing w:before="0" w:after="200" w:line="276" w:lineRule="auto"/>
              <w:jc w:val="left"/>
              <w:rPr>
                <w:rFonts w:cs="Arial"/>
                <w:bCs/>
                <w:szCs w:val="24"/>
              </w:rPr>
            </w:pPr>
            <w:r>
              <w:rPr>
                <w:rFonts w:cs="Arial"/>
                <w:bCs/>
                <w:szCs w:val="24"/>
              </w:rPr>
              <w:t>Años estudiando música salsa</w:t>
            </w:r>
          </w:p>
        </w:tc>
        <w:tc>
          <w:tcPr>
            <w:tcW w:w="4414" w:type="dxa"/>
          </w:tcPr>
          <w:p w14:paraId="06D4A257" w14:textId="1F89E463" w:rsidR="00324E9E" w:rsidRDefault="000444A0" w:rsidP="00324E9E">
            <w:pPr>
              <w:spacing w:before="0" w:after="200" w:line="276" w:lineRule="auto"/>
              <w:jc w:val="left"/>
              <w:rPr>
                <w:rFonts w:cs="Arial"/>
                <w:bCs/>
                <w:szCs w:val="24"/>
              </w:rPr>
            </w:pPr>
            <w:r>
              <w:rPr>
                <w:rFonts w:cs="Arial"/>
                <w:bCs/>
                <w:szCs w:val="24"/>
              </w:rPr>
              <w:t>Los usuarios con más años estudiando música salsa no tienen un mayor valor del sharp</w:t>
            </w:r>
            <w:r w:rsidR="006774A9">
              <w:rPr>
                <w:rFonts w:cs="Arial"/>
                <w:bCs/>
                <w:szCs w:val="24"/>
              </w:rPr>
              <w:t>e</w:t>
            </w:r>
            <w:r>
              <w:rPr>
                <w:rFonts w:cs="Arial"/>
                <w:bCs/>
                <w:szCs w:val="24"/>
              </w:rPr>
              <w:t xml:space="preserve"> ratio.</w:t>
            </w:r>
          </w:p>
        </w:tc>
      </w:tr>
      <w:tr w:rsidR="00324E9E" w14:paraId="54037935" w14:textId="77777777" w:rsidTr="00324E9E">
        <w:tc>
          <w:tcPr>
            <w:tcW w:w="4414" w:type="dxa"/>
          </w:tcPr>
          <w:p w14:paraId="7D04A6CA" w14:textId="324C6CAE" w:rsidR="00324E9E" w:rsidRDefault="00324E9E" w:rsidP="00324E9E">
            <w:pPr>
              <w:spacing w:before="0" w:after="200" w:line="276" w:lineRule="auto"/>
              <w:jc w:val="left"/>
              <w:rPr>
                <w:rFonts w:cs="Arial"/>
                <w:bCs/>
                <w:szCs w:val="24"/>
              </w:rPr>
            </w:pPr>
            <w:r>
              <w:rPr>
                <w:rFonts w:cs="Arial"/>
                <w:bCs/>
                <w:szCs w:val="24"/>
              </w:rPr>
              <w:t>Años bailando música salsa</w:t>
            </w:r>
          </w:p>
        </w:tc>
        <w:tc>
          <w:tcPr>
            <w:tcW w:w="4414" w:type="dxa"/>
          </w:tcPr>
          <w:p w14:paraId="367F7DA2" w14:textId="080B7E1D" w:rsidR="00324E9E" w:rsidRDefault="000444A0" w:rsidP="00324E9E">
            <w:pPr>
              <w:spacing w:before="0" w:after="200" w:line="276" w:lineRule="auto"/>
              <w:jc w:val="left"/>
              <w:rPr>
                <w:rFonts w:cs="Arial"/>
                <w:bCs/>
                <w:szCs w:val="24"/>
              </w:rPr>
            </w:pPr>
            <w:r>
              <w:rPr>
                <w:rFonts w:cs="Arial"/>
                <w:bCs/>
                <w:szCs w:val="24"/>
              </w:rPr>
              <w:t>Los usuarios con más años bailando música salsa no tienen un mayor valor del sharp</w:t>
            </w:r>
            <w:r w:rsidR="006774A9">
              <w:rPr>
                <w:rFonts w:cs="Arial"/>
                <w:bCs/>
                <w:szCs w:val="24"/>
              </w:rPr>
              <w:t>e</w:t>
            </w:r>
            <w:r>
              <w:rPr>
                <w:rFonts w:cs="Arial"/>
                <w:bCs/>
                <w:szCs w:val="24"/>
              </w:rPr>
              <w:t xml:space="preserve"> ratio.</w:t>
            </w:r>
          </w:p>
        </w:tc>
      </w:tr>
    </w:tbl>
    <w:p w14:paraId="13790A5D" w14:textId="7FA9A49B" w:rsidR="00283471" w:rsidRPr="00324E9E" w:rsidRDefault="00324E9E" w:rsidP="00283471">
      <w:pPr>
        <w:spacing w:before="0" w:after="200" w:line="276" w:lineRule="auto"/>
        <w:jc w:val="left"/>
        <w:rPr>
          <w:rFonts w:cs="Arial"/>
          <w:bCs/>
          <w:szCs w:val="24"/>
        </w:rPr>
      </w:pPr>
      <w:r>
        <w:rPr>
          <w:rFonts w:cs="Arial"/>
          <w:bCs/>
          <w:szCs w:val="24"/>
        </w:rPr>
        <w:t xml:space="preserve"> </w:t>
      </w:r>
    </w:p>
    <w:p w14:paraId="1506ECBE" w14:textId="2CB12090" w:rsidR="00283471" w:rsidRDefault="00FB77F4" w:rsidP="00283471">
      <w:pPr>
        <w:spacing w:before="0" w:after="200" w:line="276" w:lineRule="auto"/>
        <w:jc w:val="left"/>
        <w:rPr>
          <w:rFonts w:cs="Arial"/>
          <w:b/>
          <w:szCs w:val="24"/>
        </w:rPr>
      </w:pPr>
      <w:r>
        <w:rPr>
          <w:rFonts w:cs="Arial"/>
          <w:b/>
          <w:szCs w:val="24"/>
        </w:rPr>
        <w:t xml:space="preserve"> </w:t>
      </w:r>
    </w:p>
    <w:p w14:paraId="223AFC8C" w14:textId="4BF73E3B" w:rsidR="00010839" w:rsidRDefault="00010839" w:rsidP="00283471">
      <w:pPr>
        <w:spacing w:before="0" w:after="200" w:line="276" w:lineRule="auto"/>
        <w:jc w:val="left"/>
        <w:rPr>
          <w:rFonts w:cs="Arial"/>
          <w:b/>
          <w:szCs w:val="24"/>
        </w:rPr>
      </w:pPr>
    </w:p>
    <w:p w14:paraId="714DB5C1" w14:textId="55709D1A" w:rsidR="00010839" w:rsidRDefault="00010839" w:rsidP="00283471">
      <w:pPr>
        <w:spacing w:before="0" w:after="200" w:line="276" w:lineRule="auto"/>
        <w:jc w:val="left"/>
        <w:rPr>
          <w:rFonts w:cs="Arial"/>
          <w:b/>
          <w:szCs w:val="24"/>
        </w:rPr>
      </w:pPr>
    </w:p>
    <w:p w14:paraId="5C47D6F8" w14:textId="77777777" w:rsidR="006F2B54" w:rsidRPr="00093811" w:rsidRDefault="006F2B54" w:rsidP="00283471">
      <w:pPr>
        <w:spacing w:before="0" w:after="200" w:line="276" w:lineRule="auto"/>
        <w:jc w:val="left"/>
        <w:rPr>
          <w:rFonts w:cs="Arial"/>
          <w:b/>
          <w:szCs w:val="24"/>
        </w:rPr>
      </w:pPr>
    </w:p>
    <w:p w14:paraId="7F5EFD19" w14:textId="52E707E5" w:rsidR="00283471" w:rsidRDefault="00283471" w:rsidP="00283471">
      <w:pPr>
        <w:pStyle w:val="Ttulo2"/>
      </w:pPr>
      <w:bookmarkStart w:id="115" w:name="_Toc26965986"/>
      <w:r>
        <w:lastRenderedPageBreak/>
        <w:t>Conclusiones</w:t>
      </w:r>
      <w:bookmarkEnd w:id="115"/>
    </w:p>
    <w:p w14:paraId="0B61CF21" w14:textId="6989BA3A" w:rsidR="000A490F" w:rsidRDefault="00283471" w:rsidP="000A490F">
      <w:r>
        <w:t xml:space="preserve">La música salsa es un </w:t>
      </w:r>
      <w:r w:rsidR="00F13146">
        <w:t>género</w:t>
      </w:r>
      <w:r>
        <w:t xml:space="preserve"> que resalta en nuestra cultura latinoamericana, por este motivo es importante que se generen herramientas y aportes que puedan ser de utilidad para futuros investigadores en esta área. </w:t>
      </w:r>
    </w:p>
    <w:p w14:paraId="69566724" w14:textId="3E9ECA83" w:rsidR="00283471" w:rsidRDefault="000A490F" w:rsidP="000A490F">
      <w:r>
        <w:t xml:space="preserve">Por medio de la herramienta desarrollada en este proyecto, es posible replicar este tipo de experimentos y adaptarlos de acuerdo con lo que se necesite. Gracias a la herramienta fue posible la creación de una base de datos de canciones del </w:t>
      </w:r>
      <w:r w:rsidR="00F13146">
        <w:t>género</w:t>
      </w:r>
      <w:r>
        <w:t xml:space="preserve"> salsa con</w:t>
      </w:r>
      <w:r w:rsidR="00DC0BEF">
        <w:t xml:space="preserve"> sus</w:t>
      </w:r>
      <w:r>
        <w:t xml:space="preserve"> correspondientes pulsos debidamente anotados, </w:t>
      </w:r>
      <w:r w:rsidR="0056544B">
        <w:t>esto puede</w:t>
      </w:r>
      <w:r>
        <w:t xml:space="preserve"> genera</w:t>
      </w:r>
      <w:r w:rsidR="0056544B">
        <w:t>r</w:t>
      </w:r>
      <w:r>
        <w:t xml:space="preserve"> un incentivo a todos los futuros investigadores para explorar este género. Es importante para nuestra cultura </w:t>
      </w:r>
      <w:r w:rsidR="0056544B">
        <w:t>que se presenten en mayor cantidad</w:t>
      </w:r>
      <w:r w:rsidR="000668E2">
        <w:t xml:space="preserve"> este tipo de aportes que nos den un tipo de visualización adicional, todo esto para que sea </w:t>
      </w:r>
      <w:r w:rsidR="00F13146">
        <w:t>más</w:t>
      </w:r>
      <w:r w:rsidR="000668E2">
        <w:t xml:space="preserve"> atractivo para personas interesadas en esta área poder iniciar su investigación, ya que cuentan con suficientes insumos para una rápida y efectiva implementación.</w:t>
      </w:r>
    </w:p>
    <w:p w14:paraId="4AC613F3" w14:textId="5E4DBD62" w:rsidR="00793B24" w:rsidRDefault="00E003E5" w:rsidP="000A490F">
      <w:r>
        <w:t>Igualmente,</w:t>
      </w:r>
      <w:r w:rsidR="00DC0BEF">
        <w:t xml:space="preserve"> se presenta una manera diferente de entregar los datos a un modelo.</w:t>
      </w:r>
      <w:r>
        <w:t xml:space="preserve"> </w:t>
      </w:r>
      <w:r w:rsidR="00DC0BEF">
        <w:t xml:space="preserve">Para que, </w:t>
      </w:r>
      <w:r>
        <w:t xml:space="preserve">por medio del entrenamiento y evaluación del modelo con nuestra base de datos, </w:t>
      </w:r>
      <w:r w:rsidR="00DC0BEF">
        <w:t>sea</w:t>
      </w:r>
      <w:r>
        <w:t xml:space="preserve"> posible identificar el </w:t>
      </w:r>
      <w:r w:rsidR="00A81531">
        <w:t>pulso</w:t>
      </w:r>
      <w:r>
        <w:t xml:space="preserve"> en las canciones de salsa. </w:t>
      </w:r>
    </w:p>
    <w:p w14:paraId="31E3173B" w14:textId="365B8A63" w:rsidR="00F30DA9" w:rsidRDefault="00DC0BEF" w:rsidP="000A490F">
      <w:r>
        <w:t>El objetivo es generar</w:t>
      </w:r>
      <w:r w:rsidR="00793B24">
        <w:t xml:space="preserve"> interés en los investigadores de todas partes del mundo, puesto que para ellos </w:t>
      </w:r>
      <w:r w:rsidR="0056544B">
        <w:t>la</w:t>
      </w:r>
      <w:r w:rsidR="00793B24">
        <w:t xml:space="preserve"> primera opción no es una base de datos de música latinoamericana. Los investigadores extranjeros </w:t>
      </w:r>
      <w:r w:rsidR="00F30DA9">
        <w:t xml:space="preserve">prefieren entrenar sus modelos con la música de la cultura pop, géneros conocidos y de mucho éxito, es por este motivo que en los artículos descritos en el estado del arte todos usan bases de datos comunes con géneros muy conocidos. </w:t>
      </w:r>
      <w:r w:rsidR="00045A4C">
        <w:t>Por estas razones</w:t>
      </w:r>
      <w:r w:rsidR="00F30DA9">
        <w:t>, los modelos entrenados con este tipo de data sets va</w:t>
      </w:r>
      <w:r w:rsidR="00045A4C">
        <w:t>n</w:t>
      </w:r>
      <w:r w:rsidR="00F30DA9">
        <w:t xml:space="preserve"> a fallar al tratar de reconocer el pulso en canciones de música salsa, dado que cuentan con </w:t>
      </w:r>
      <w:r w:rsidR="00045A4C">
        <w:t>múltiples</w:t>
      </w:r>
      <w:r w:rsidR="00F30DA9">
        <w:t xml:space="preserve"> de diferencias.</w:t>
      </w:r>
      <w:r w:rsidR="00793B24">
        <w:t xml:space="preserve"> </w:t>
      </w:r>
    </w:p>
    <w:p w14:paraId="1EE19CB9" w14:textId="751FAD02" w:rsidR="000668E2" w:rsidRDefault="00F30DA9" w:rsidP="000A490F">
      <w:r>
        <w:t xml:space="preserve">Es por esto </w:t>
      </w:r>
      <w:r w:rsidR="00D313B1">
        <w:t>por lo que</w:t>
      </w:r>
      <w:r>
        <w:t xml:space="preserve"> los investigadores</w:t>
      </w:r>
      <w:r w:rsidR="00045A4C">
        <w:t>,</w:t>
      </w:r>
      <w:r>
        <w:t xml:space="preserve"> no solo deben entrenar sus modelos con datos comunes y cotidianos. </w:t>
      </w:r>
      <w:r w:rsidR="00045A4C">
        <w:t>Sino también deben de</w:t>
      </w:r>
      <w:r>
        <w:t xml:space="preserve"> tener en cuenta otr</w:t>
      </w:r>
      <w:r w:rsidR="0056544B">
        <w:t xml:space="preserve">as </w:t>
      </w:r>
      <w:r>
        <w:t>culturas, dado que estas generan datos que no son tan comunes</w:t>
      </w:r>
      <w:r w:rsidR="0056544B">
        <w:t xml:space="preserve"> y pueden ser de utilidad</w:t>
      </w:r>
      <w:r>
        <w:t xml:space="preserve">. Por lo tanto, es un llamado para que los investigadores piensen en </w:t>
      </w:r>
      <w:r w:rsidR="00E003E5">
        <w:t>entrenar y evaluar sus modelos no solo con los data sets a los que están acostumbrados, sino también con datos provenientes de otras culturas y lugares geográficos.</w:t>
      </w:r>
    </w:p>
    <w:p w14:paraId="3077E8D9" w14:textId="77777777" w:rsidR="000668E2" w:rsidRDefault="000668E2" w:rsidP="000A490F">
      <w:pPr>
        <w:rPr>
          <w:rFonts w:cs="Segoe UI"/>
        </w:rPr>
      </w:pPr>
    </w:p>
    <w:p w14:paraId="51692FC0" w14:textId="4B59C9F7" w:rsidR="00283471" w:rsidRDefault="00283471" w:rsidP="00EF6076">
      <w:pPr>
        <w:rPr>
          <w:rFonts w:cs="Segoe UI"/>
        </w:rPr>
      </w:pPr>
    </w:p>
    <w:p w14:paraId="4EA5F42D" w14:textId="4F954E52" w:rsidR="00283471" w:rsidRDefault="00283471" w:rsidP="00EF6076">
      <w:pPr>
        <w:rPr>
          <w:rFonts w:cs="Segoe UI"/>
        </w:rPr>
      </w:pPr>
    </w:p>
    <w:p w14:paraId="679C0DD2" w14:textId="77777777" w:rsidR="00283471" w:rsidRDefault="00283471" w:rsidP="00A618AF">
      <w:pPr>
        <w:spacing w:before="0" w:after="200" w:line="276" w:lineRule="auto"/>
        <w:jc w:val="left"/>
        <w:rPr>
          <w:rFonts w:cs="Arial"/>
          <w:b/>
          <w:szCs w:val="24"/>
        </w:rPr>
      </w:pPr>
    </w:p>
    <w:p w14:paraId="6595B551" w14:textId="06383ABE" w:rsidR="00093811" w:rsidRDefault="00093811" w:rsidP="00093811">
      <w:pPr>
        <w:pStyle w:val="Ttulo2"/>
      </w:pPr>
      <w:bookmarkStart w:id="116" w:name="_Toc26965987"/>
      <w:r>
        <w:lastRenderedPageBreak/>
        <w:t>Trabajo futuro</w:t>
      </w:r>
      <w:bookmarkEnd w:id="116"/>
    </w:p>
    <w:p w14:paraId="432FCCC4" w14:textId="01C11448" w:rsidR="00F13146" w:rsidRDefault="00C10F19" w:rsidP="00C75E22">
      <w:r>
        <w:t xml:space="preserve">En la duración del proyecto lastimosamente se presentó una baja participación de personas interesadas en realizar la marcación del </w:t>
      </w:r>
      <w:r w:rsidR="00A81531">
        <w:t>pulso</w:t>
      </w:r>
      <w:r>
        <w:t xml:space="preserve"> en las canciones utilizando la herramienta. Por lo tanto, será de mucha importancia aumentar la cantidad de canciones marcadas para el desarrollo de una base de datos con</w:t>
      </w:r>
      <w:r w:rsidR="00CC0168">
        <w:t xml:space="preserve"> mayor calidad y que sea más atractiva de usar. Para aumentar el nivel de participación </w:t>
      </w:r>
      <w:r w:rsidR="00010839">
        <w:t>sería</w:t>
      </w:r>
      <w:r w:rsidR="00CC0168">
        <w:t xml:space="preserve"> interesante </w:t>
      </w:r>
      <w:r w:rsidR="005E26A1">
        <w:t xml:space="preserve">el desarrollo de la herramienta en una versión web, </w:t>
      </w:r>
      <w:r w:rsidR="004F248D">
        <w:t xml:space="preserve">ya que al tener una versión en línea </w:t>
      </w:r>
      <w:r w:rsidR="00976833">
        <w:t xml:space="preserve">será </w:t>
      </w:r>
      <w:r w:rsidR="004F248D">
        <w:t>más fácil</w:t>
      </w:r>
      <w:r w:rsidR="00976833">
        <w:t xml:space="preserve"> el acceso</w:t>
      </w:r>
      <w:r w:rsidR="004F248D">
        <w:t xml:space="preserve"> para los estudiantes y personas interesadas en participar en este experimento, al contrario de </w:t>
      </w:r>
      <w:r w:rsidR="00010839">
        <w:t>cómo</w:t>
      </w:r>
      <w:r w:rsidR="004F248D">
        <w:t xml:space="preserve"> </w:t>
      </w:r>
      <w:r w:rsidR="00010839">
        <w:t>está</w:t>
      </w:r>
      <w:r w:rsidR="004F248D">
        <w:t xml:space="preserve"> establecido para este proyecto que es una participación presencial.</w:t>
      </w:r>
      <w:r w:rsidR="00331663">
        <w:t xml:space="preserve"> </w:t>
      </w:r>
      <w:r w:rsidR="004F248D">
        <w:t xml:space="preserve">De la misma manera, puede ser interesante contar con una mayor cantidad de </w:t>
      </w:r>
      <w:r w:rsidR="00F13146">
        <w:t>personas</w:t>
      </w:r>
      <w:r w:rsidR="004F248D">
        <w:t xml:space="preserve">. Puesto que permitiría contar con </w:t>
      </w:r>
      <w:r w:rsidR="00F13146">
        <w:t>puntos de vista</w:t>
      </w:r>
      <w:r w:rsidR="00976833">
        <w:t xml:space="preserve"> diferentes y abarcar una mayor cantidad de canciones.</w:t>
      </w:r>
      <w:r w:rsidR="00331663">
        <w:t xml:space="preserve"> </w:t>
      </w:r>
    </w:p>
    <w:p w14:paraId="36323F66" w14:textId="463C652D" w:rsidR="00C75E22" w:rsidRDefault="00B826A3" w:rsidP="00C75E22">
      <w:r>
        <w:t xml:space="preserve">Debido a que el proyecto solo se centra en entrenar y evaluar modelos para la detección del </w:t>
      </w:r>
      <w:r w:rsidR="00A81531">
        <w:t>pulso</w:t>
      </w:r>
      <w:r>
        <w:t xml:space="preserve"> en canciones de salsa, no se implementaron otro tipo de géneros en la base de datos. Puede ser interesante </w:t>
      </w:r>
      <w:r w:rsidR="00C052AB">
        <w:t>evaluar el impacto de</w:t>
      </w:r>
      <w:r>
        <w:t xml:space="preserve"> esta adición en el momento del desarrollo de los modelos</w:t>
      </w:r>
      <w:r w:rsidR="00C052AB">
        <w:t xml:space="preserve">. Además, se puede pensar en otros tipos de modelos diferentes y en la forma en </w:t>
      </w:r>
      <w:r w:rsidR="00010839">
        <w:t>cómo</w:t>
      </w:r>
      <w:r w:rsidR="00C052AB">
        <w:t xml:space="preserve"> se </w:t>
      </w:r>
      <w:r w:rsidR="00976833">
        <w:t>procesan</w:t>
      </w:r>
      <w:r w:rsidR="00C052AB">
        <w:t xml:space="preserve"> los datos, todo esto para determinar </w:t>
      </w:r>
      <w:r w:rsidR="00010839">
        <w:t>cuál</w:t>
      </w:r>
      <w:r w:rsidR="00C052AB">
        <w:t xml:space="preserve"> es la manera más efectiva de encontrar el pulso en las canciones de salsa.</w:t>
      </w:r>
    </w:p>
    <w:p w14:paraId="7DA04E84" w14:textId="1DD45525" w:rsidR="00C75E22" w:rsidRPr="00C75E22" w:rsidRDefault="00040513" w:rsidP="00C75E22">
      <w:r>
        <w:t>Por otro lado, la elaboración de los datos de entrada del modelo es una laboriosa tarea que requiere de un tiempo para procesarse. Por estos motivos, es de suma importancia encontrar la manera de optimizar esta creación o de generar otro tipo de entradas para optimizar este tiempo de procesado. Todo esto para tener la capacidad de ingresar los datos de una canción al modelo y que este prediga las ubicaciones del pulso en tiempo real.</w:t>
      </w:r>
    </w:p>
    <w:p w14:paraId="3946F3EA" w14:textId="7208228F" w:rsidR="00093811" w:rsidRDefault="00093811" w:rsidP="00A618AF">
      <w:pPr>
        <w:spacing w:before="0" w:after="200" w:line="276" w:lineRule="auto"/>
        <w:jc w:val="left"/>
        <w:rPr>
          <w:rFonts w:cs="Arial"/>
          <w:b/>
          <w:szCs w:val="24"/>
        </w:rPr>
      </w:pPr>
    </w:p>
    <w:p w14:paraId="3D22BDE3" w14:textId="19148484" w:rsidR="00093811" w:rsidRDefault="00093811" w:rsidP="00A618AF">
      <w:pPr>
        <w:spacing w:before="0" w:after="200" w:line="276" w:lineRule="auto"/>
        <w:jc w:val="left"/>
        <w:rPr>
          <w:rFonts w:cs="Arial"/>
          <w:b/>
          <w:szCs w:val="24"/>
        </w:rPr>
      </w:pPr>
    </w:p>
    <w:p w14:paraId="432C8622" w14:textId="44164630" w:rsidR="00093811" w:rsidRDefault="00093811" w:rsidP="00A618AF">
      <w:pPr>
        <w:spacing w:before="0" w:after="200" w:line="276" w:lineRule="auto"/>
        <w:jc w:val="left"/>
        <w:rPr>
          <w:rFonts w:cs="Arial"/>
          <w:b/>
          <w:szCs w:val="24"/>
        </w:rPr>
      </w:pPr>
    </w:p>
    <w:p w14:paraId="258F724F" w14:textId="3F85EF21" w:rsidR="00093811" w:rsidRDefault="00093811" w:rsidP="00A618AF">
      <w:pPr>
        <w:spacing w:before="0" w:after="200" w:line="276" w:lineRule="auto"/>
        <w:jc w:val="left"/>
        <w:rPr>
          <w:rFonts w:cs="Arial"/>
          <w:b/>
          <w:szCs w:val="24"/>
        </w:rPr>
      </w:pPr>
    </w:p>
    <w:p w14:paraId="602B2030" w14:textId="77777777" w:rsidR="00C75E22" w:rsidRPr="00C75E22" w:rsidRDefault="00C75E22" w:rsidP="00C75E22"/>
    <w:p w14:paraId="208DD562" w14:textId="7C3FD203" w:rsidR="00C75E22" w:rsidRDefault="00C75E22" w:rsidP="00C75E22"/>
    <w:p w14:paraId="3768ACE2" w14:textId="45BD343E" w:rsidR="00C75E22" w:rsidRDefault="00C75E22" w:rsidP="00C75E22"/>
    <w:p w14:paraId="0689F5B6" w14:textId="75A3E9A8" w:rsidR="00C75E22" w:rsidRDefault="00C75E22" w:rsidP="00C75E22"/>
    <w:p w14:paraId="2C47C81F" w14:textId="58D50AED" w:rsidR="00C75E22" w:rsidRDefault="00C75E22" w:rsidP="00C75E22"/>
    <w:p w14:paraId="319F4DF1" w14:textId="77777777" w:rsidR="00C75E22" w:rsidRPr="00C75E22" w:rsidRDefault="00C75E22" w:rsidP="00C75E22"/>
    <w:p w14:paraId="5DF3EAA9" w14:textId="3123BA24" w:rsidR="00AD08A7" w:rsidRPr="000F15F7" w:rsidRDefault="00AD08A7" w:rsidP="00A67042">
      <w:pPr>
        <w:pStyle w:val="Ttulo2"/>
      </w:pPr>
      <w:bookmarkStart w:id="117" w:name="_Toc26965988"/>
      <w:r w:rsidRPr="000F15F7">
        <w:t>Anexos</w:t>
      </w:r>
      <w:bookmarkEnd w:id="117"/>
    </w:p>
    <w:p w14:paraId="69C5816B" w14:textId="1F9DC0DC" w:rsidR="00A4635B" w:rsidRPr="00AF5780" w:rsidRDefault="00A4635B" w:rsidP="00BC352D">
      <w:pPr>
        <w:pStyle w:val="Ttulo3"/>
      </w:pPr>
      <w:bookmarkStart w:id="118" w:name="_Toc26965989"/>
      <w:r w:rsidRPr="00AF5780">
        <w:t xml:space="preserve">Anexo </w:t>
      </w:r>
      <w:r>
        <w:t>1</w:t>
      </w:r>
      <w:r w:rsidRPr="00AF5780">
        <w:t xml:space="preserve">. </w:t>
      </w:r>
      <w:r>
        <w:t>Árbol del problema</w:t>
      </w:r>
      <w:r w:rsidRPr="00AF5780">
        <w:t>.</w:t>
      </w:r>
      <w:bookmarkEnd w:id="118"/>
    </w:p>
    <w:p w14:paraId="6AE3A0AC" w14:textId="5A3F7222" w:rsidR="006F3C6C" w:rsidRDefault="006F3C6C" w:rsidP="00AF5780">
      <w:pPr>
        <w:rPr>
          <w:b/>
        </w:rPr>
      </w:pPr>
    </w:p>
    <w:p w14:paraId="0F15D22E" w14:textId="4F0A5CA4" w:rsidR="006F3C6C" w:rsidRDefault="00807A45" w:rsidP="00AF5780">
      <w:pPr>
        <w:rPr>
          <w:b/>
        </w:rPr>
      </w:pPr>
      <w:r w:rsidRPr="00807A45">
        <w:rPr>
          <w:b/>
          <w:noProof/>
        </w:rPr>
        <w:drawing>
          <wp:anchor distT="0" distB="0" distL="114300" distR="114300" simplePos="0" relativeHeight="251658240" behindDoc="0" locked="0" layoutInCell="1" allowOverlap="1" wp14:anchorId="69FE1799" wp14:editId="5B90D4B2">
            <wp:simplePos x="0" y="0"/>
            <wp:positionH relativeFrom="margin">
              <wp:align>right</wp:align>
            </wp:positionH>
            <wp:positionV relativeFrom="paragraph">
              <wp:posOffset>234950</wp:posOffset>
            </wp:positionV>
            <wp:extent cx="6248400" cy="4286250"/>
            <wp:effectExtent l="0" t="0" r="0" b="0"/>
            <wp:wrapTopAndBottom/>
            <wp:docPr id="5" name="Imagen 5" descr="C:\Users\jeher\Downloads\Árbol_Probl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her\Downloads\Árbol_Proble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4840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FBDC1" w14:textId="77777777" w:rsidR="006F3C6C" w:rsidRDefault="006F3C6C" w:rsidP="00AF5780">
      <w:pPr>
        <w:rPr>
          <w:b/>
        </w:rPr>
      </w:pPr>
    </w:p>
    <w:p w14:paraId="23D59587" w14:textId="55AB53AD" w:rsidR="006F3C6C" w:rsidRDefault="006F3C6C" w:rsidP="00AF5780">
      <w:pPr>
        <w:rPr>
          <w:b/>
        </w:rPr>
      </w:pPr>
    </w:p>
    <w:p w14:paraId="56A54CE9" w14:textId="2BC6025D" w:rsidR="006F3C6C" w:rsidRDefault="006F3C6C" w:rsidP="00AF5780">
      <w:pPr>
        <w:rPr>
          <w:b/>
        </w:rPr>
      </w:pPr>
    </w:p>
    <w:p w14:paraId="571D2ABA" w14:textId="521E2855" w:rsidR="006F3C6C" w:rsidRDefault="006F3C6C" w:rsidP="00AF5780">
      <w:pPr>
        <w:rPr>
          <w:b/>
        </w:rPr>
      </w:pPr>
      <w:r>
        <w:rPr>
          <w:b/>
        </w:rPr>
        <w:t xml:space="preserve">    </w:t>
      </w:r>
    </w:p>
    <w:p w14:paraId="4A1A47BC" w14:textId="7F57D925" w:rsidR="006F3C6C" w:rsidRDefault="006F3C6C" w:rsidP="006F3C6C">
      <w:pPr>
        <w:rPr>
          <w:b/>
        </w:rPr>
      </w:pPr>
    </w:p>
    <w:p w14:paraId="20AA3DB4" w14:textId="1A741073" w:rsidR="006F3C6C" w:rsidRDefault="006F3C6C" w:rsidP="00AF5780">
      <w:pPr>
        <w:rPr>
          <w:b/>
        </w:rPr>
      </w:pPr>
    </w:p>
    <w:p w14:paraId="5EECFD76" w14:textId="5E3C97B0" w:rsidR="006F3C6C" w:rsidRDefault="006F3C6C" w:rsidP="00AF5780">
      <w:pPr>
        <w:rPr>
          <w:b/>
        </w:rPr>
      </w:pPr>
    </w:p>
    <w:p w14:paraId="559431C6" w14:textId="77777777" w:rsidR="00807A45" w:rsidRDefault="00807A45" w:rsidP="00AF5780">
      <w:pPr>
        <w:rPr>
          <w:b/>
        </w:rPr>
      </w:pPr>
    </w:p>
    <w:p w14:paraId="5065638A" w14:textId="32CEA230" w:rsidR="00A4635B" w:rsidRPr="00AF5780" w:rsidRDefault="00A4635B" w:rsidP="00BC352D">
      <w:pPr>
        <w:pStyle w:val="Ttulo3"/>
      </w:pPr>
      <w:bookmarkStart w:id="119" w:name="_Toc26965990"/>
      <w:r w:rsidRPr="00AF5780">
        <w:t xml:space="preserve">Anexo </w:t>
      </w:r>
      <w:r>
        <w:t>2</w:t>
      </w:r>
      <w:r w:rsidRPr="00AF5780">
        <w:t xml:space="preserve">. </w:t>
      </w:r>
      <w:r>
        <w:t>Árbol de objetivos.</w:t>
      </w:r>
      <w:bookmarkEnd w:id="119"/>
    </w:p>
    <w:p w14:paraId="43D44A2E" w14:textId="5CA87E26" w:rsidR="006F3C6C" w:rsidRDefault="006F3C6C" w:rsidP="00AF5780">
      <w:pPr>
        <w:rPr>
          <w:b/>
        </w:rPr>
      </w:pPr>
    </w:p>
    <w:p w14:paraId="46FC608E" w14:textId="40837CEF" w:rsidR="00A4635B" w:rsidRDefault="00807A45" w:rsidP="00AF5780">
      <w:pPr>
        <w:rPr>
          <w:b/>
        </w:rPr>
      </w:pPr>
      <w:r w:rsidRPr="00807A45">
        <w:rPr>
          <w:b/>
          <w:noProof/>
        </w:rPr>
        <w:drawing>
          <wp:anchor distT="0" distB="0" distL="114300" distR="114300" simplePos="0" relativeHeight="251659264" behindDoc="0" locked="0" layoutInCell="1" allowOverlap="1" wp14:anchorId="01E088C3" wp14:editId="747AF8D6">
            <wp:simplePos x="0" y="0"/>
            <wp:positionH relativeFrom="margin">
              <wp:align>right</wp:align>
            </wp:positionH>
            <wp:positionV relativeFrom="paragraph">
              <wp:posOffset>361315</wp:posOffset>
            </wp:positionV>
            <wp:extent cx="6235700" cy="4276725"/>
            <wp:effectExtent l="0" t="0" r="0" b="9525"/>
            <wp:wrapTopAndBottom/>
            <wp:docPr id="6" name="Imagen 6" descr="C:\Users\jeher\Downloads\Árbol_Objet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her\Downloads\Árbol_Objetivo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35700"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EC8AB" w14:textId="37925259" w:rsidR="00A4635B" w:rsidRDefault="00A4635B" w:rsidP="00AF5780">
      <w:pPr>
        <w:rPr>
          <w:b/>
        </w:rPr>
      </w:pPr>
    </w:p>
    <w:p w14:paraId="3F53C3D6" w14:textId="7E7A9544" w:rsidR="00A4635B" w:rsidRDefault="00A4635B" w:rsidP="00AF5780">
      <w:pPr>
        <w:rPr>
          <w:b/>
        </w:rPr>
      </w:pPr>
    </w:p>
    <w:p w14:paraId="30AD2FD7" w14:textId="4D67A879" w:rsidR="00A4635B" w:rsidRDefault="00A4635B" w:rsidP="00AF5780">
      <w:pPr>
        <w:rPr>
          <w:b/>
        </w:rPr>
      </w:pPr>
    </w:p>
    <w:p w14:paraId="4BC9975E" w14:textId="65B27E05" w:rsidR="00A4635B" w:rsidRDefault="00A4635B" w:rsidP="00AF5780">
      <w:pPr>
        <w:rPr>
          <w:b/>
        </w:rPr>
      </w:pPr>
    </w:p>
    <w:p w14:paraId="724F1C8B" w14:textId="1AA7111C" w:rsidR="00A4635B" w:rsidRDefault="00A4635B" w:rsidP="00AF5780">
      <w:pPr>
        <w:rPr>
          <w:b/>
        </w:rPr>
      </w:pPr>
    </w:p>
    <w:p w14:paraId="08705C3E" w14:textId="598F6D12" w:rsidR="00A4635B" w:rsidRDefault="00A4635B" w:rsidP="00AF5780">
      <w:pPr>
        <w:rPr>
          <w:b/>
        </w:rPr>
      </w:pPr>
    </w:p>
    <w:p w14:paraId="6E582E5E" w14:textId="47F7BC64" w:rsidR="00A4635B" w:rsidRDefault="00A4635B" w:rsidP="00AF5780">
      <w:pPr>
        <w:rPr>
          <w:b/>
        </w:rPr>
      </w:pPr>
    </w:p>
    <w:p w14:paraId="06032611" w14:textId="41D81691" w:rsidR="00A4635B" w:rsidRDefault="00A4635B" w:rsidP="00AF5780">
      <w:pPr>
        <w:rPr>
          <w:b/>
        </w:rPr>
      </w:pPr>
    </w:p>
    <w:p w14:paraId="5272567A" w14:textId="5FBBBE61" w:rsidR="00A4635B" w:rsidRDefault="00A4635B" w:rsidP="00AF5780">
      <w:pPr>
        <w:rPr>
          <w:b/>
        </w:rPr>
      </w:pPr>
    </w:p>
    <w:p w14:paraId="13B2A245" w14:textId="44C48FFA" w:rsidR="00A67042" w:rsidRPr="00AF5780" w:rsidRDefault="00AF5780" w:rsidP="00BC352D">
      <w:pPr>
        <w:pStyle w:val="Ttulo3"/>
      </w:pPr>
      <w:bookmarkStart w:id="120" w:name="_Toc26965991"/>
      <w:r w:rsidRPr="00AF5780">
        <w:t xml:space="preserve">Anexo </w:t>
      </w:r>
      <w:r w:rsidR="007E31FD">
        <w:t>3</w:t>
      </w:r>
      <w:r w:rsidRPr="00AF5780">
        <w:t>. Análisis de participación.</w:t>
      </w:r>
      <w:bookmarkEnd w:id="120"/>
    </w:p>
    <w:p w14:paraId="267BE2B2" w14:textId="6F4251DE" w:rsidR="00AF5780" w:rsidRPr="00006108" w:rsidRDefault="00A04331" w:rsidP="00452118">
      <w:pPr>
        <w:pStyle w:val="Prrafodelista"/>
        <w:numPr>
          <w:ilvl w:val="0"/>
          <w:numId w:val="2"/>
        </w:numPr>
      </w:pPr>
      <w:r>
        <w:rPr>
          <w:rFonts w:ascii="Segoe UI" w:hAnsi="Segoe UI" w:cs="Segoe UI"/>
        </w:rPr>
        <w:t xml:space="preserve">Investigadores de carácter musical interesados en el </w:t>
      </w:r>
      <w:r w:rsidR="00B26CFD">
        <w:rPr>
          <w:rFonts w:ascii="Segoe UI" w:hAnsi="Segoe UI" w:cs="Segoe UI"/>
        </w:rPr>
        <w:t>género</w:t>
      </w:r>
      <w:r>
        <w:rPr>
          <w:rFonts w:ascii="Segoe UI" w:hAnsi="Segoe UI" w:cs="Segoe UI"/>
        </w:rPr>
        <w:t xml:space="preserve"> salsa</w:t>
      </w:r>
      <w:r w:rsidR="00006108">
        <w:rPr>
          <w:rFonts w:ascii="Segoe UI" w:hAnsi="Segoe UI" w:cs="Segoe UI"/>
        </w:rPr>
        <w:t>:</w:t>
      </w:r>
      <w:r>
        <w:rPr>
          <w:rFonts w:ascii="Segoe UI" w:hAnsi="Segoe UI" w:cs="Segoe UI"/>
        </w:rPr>
        <w:t xml:space="preserve"> </w:t>
      </w:r>
      <w:r w:rsidR="00006108">
        <w:rPr>
          <w:rFonts w:ascii="Segoe UI" w:hAnsi="Segoe UI" w:cs="Segoe UI"/>
        </w:rPr>
        <w:t>S</w:t>
      </w:r>
      <w:r>
        <w:rPr>
          <w:rFonts w:ascii="Segoe UI" w:hAnsi="Segoe UI" w:cs="Segoe UI"/>
        </w:rPr>
        <w:t>on beneficiarios directos</w:t>
      </w:r>
      <w:r w:rsidR="00006108">
        <w:rPr>
          <w:rFonts w:ascii="Segoe UI" w:hAnsi="Segoe UI" w:cs="Segoe UI"/>
        </w:rPr>
        <w:t xml:space="preserve">, </w:t>
      </w:r>
      <w:r w:rsidR="006A6114">
        <w:rPr>
          <w:rFonts w:ascii="Segoe UI" w:hAnsi="Segoe UI" w:cs="Segoe UI"/>
        </w:rPr>
        <w:t>dado</w:t>
      </w:r>
      <w:r w:rsidR="00006108">
        <w:rPr>
          <w:rFonts w:ascii="Segoe UI" w:hAnsi="Segoe UI" w:cs="Segoe UI"/>
        </w:rPr>
        <w:t xml:space="preserve"> que el proyecto genera herramientas para que puedan hacer sus investigaciones con mayor facilidad.</w:t>
      </w:r>
    </w:p>
    <w:p w14:paraId="4622ED47" w14:textId="00BF1BDC" w:rsidR="00006108" w:rsidRPr="00006108" w:rsidRDefault="00006108" w:rsidP="00452118">
      <w:pPr>
        <w:pStyle w:val="Prrafodelista"/>
        <w:numPr>
          <w:ilvl w:val="0"/>
          <w:numId w:val="2"/>
        </w:numPr>
      </w:pPr>
      <w:r>
        <w:rPr>
          <w:rFonts w:ascii="Segoe UI" w:hAnsi="Segoe UI" w:cs="Segoe UI"/>
        </w:rPr>
        <w:t xml:space="preserve">Estudiantes de música: son beneficiarios directos, </w:t>
      </w:r>
      <w:r w:rsidR="006A6114">
        <w:rPr>
          <w:rFonts w:ascii="Segoe UI" w:hAnsi="Segoe UI" w:cs="Segoe UI"/>
        </w:rPr>
        <w:t>por lo tanto,</w:t>
      </w:r>
      <w:r>
        <w:rPr>
          <w:rFonts w:ascii="Segoe UI" w:hAnsi="Segoe UI" w:cs="Segoe UI"/>
        </w:rPr>
        <w:t xml:space="preserve"> se podrá generar mayor conocimiento en cuanto al género salsa.</w:t>
      </w:r>
    </w:p>
    <w:p w14:paraId="1881FE80" w14:textId="401AF2AC" w:rsidR="00006108" w:rsidRPr="00006108" w:rsidRDefault="00006108" w:rsidP="00452118">
      <w:pPr>
        <w:pStyle w:val="Prrafodelista"/>
        <w:numPr>
          <w:ilvl w:val="0"/>
          <w:numId w:val="2"/>
        </w:numPr>
      </w:pPr>
      <w:r>
        <w:rPr>
          <w:rFonts w:ascii="Segoe UI" w:hAnsi="Segoe UI" w:cs="Segoe UI"/>
        </w:rPr>
        <w:t>El género salsa: Es un beneficiario indirecto, debido a que con las herramientas generadas es posible generar un mayor conocimiento sobre este género.</w:t>
      </w:r>
    </w:p>
    <w:p w14:paraId="64DC902A" w14:textId="5D4C5725" w:rsidR="00006108" w:rsidRPr="007E31FD" w:rsidRDefault="00E3456E" w:rsidP="00452118">
      <w:pPr>
        <w:pStyle w:val="Prrafodelista"/>
        <w:numPr>
          <w:ilvl w:val="0"/>
          <w:numId w:val="2"/>
        </w:numPr>
      </w:pPr>
      <w:r>
        <w:rPr>
          <w:rFonts w:ascii="Segoe UI" w:hAnsi="Segoe UI" w:cs="Segoe UI"/>
        </w:rPr>
        <w:t xml:space="preserve">Los profesores de música: </w:t>
      </w:r>
      <w:r w:rsidR="00CF4445">
        <w:rPr>
          <w:rFonts w:ascii="Segoe UI" w:hAnsi="Segoe UI" w:cs="Segoe UI"/>
        </w:rPr>
        <w:t xml:space="preserve">Son beneficiarios indirectos, </w:t>
      </w:r>
      <w:r w:rsidR="006A6114">
        <w:rPr>
          <w:rFonts w:ascii="Segoe UI" w:hAnsi="Segoe UI" w:cs="Segoe UI"/>
        </w:rPr>
        <w:t>de manera</w:t>
      </w:r>
      <w:r w:rsidR="00CF4445">
        <w:rPr>
          <w:rFonts w:ascii="Segoe UI" w:hAnsi="Segoe UI" w:cs="Segoe UI"/>
        </w:rPr>
        <w:t xml:space="preserve"> que se aumenta el conocimiento de la salsa, se pueden llegar a </w:t>
      </w:r>
      <w:r w:rsidR="006A6114">
        <w:rPr>
          <w:rFonts w:ascii="Segoe UI" w:hAnsi="Segoe UI" w:cs="Segoe UI"/>
        </w:rPr>
        <w:t>brindar</w:t>
      </w:r>
      <w:r w:rsidR="00CF4445">
        <w:rPr>
          <w:rFonts w:ascii="Segoe UI" w:hAnsi="Segoe UI" w:cs="Segoe UI"/>
        </w:rPr>
        <w:t xml:space="preserve"> mejores clases y proyectos.</w:t>
      </w:r>
    </w:p>
    <w:p w14:paraId="43ACE521" w14:textId="0DEF4514" w:rsidR="007E31FD" w:rsidRPr="007E31FD" w:rsidRDefault="007E31FD" w:rsidP="00452118">
      <w:pPr>
        <w:pStyle w:val="Prrafodelista"/>
        <w:numPr>
          <w:ilvl w:val="0"/>
          <w:numId w:val="2"/>
        </w:numPr>
        <w:rPr>
          <w:rFonts w:ascii="Segoe UI" w:hAnsi="Segoe UI" w:cs="Segoe UI"/>
        </w:rPr>
      </w:pPr>
      <w:r w:rsidRPr="007E31FD">
        <w:rPr>
          <w:rFonts w:ascii="Segoe UI" w:hAnsi="Segoe UI" w:cs="Segoe UI"/>
        </w:rPr>
        <w:t>Los desarrolladores de software enfocado a aplicaciones en las que se utilice música</w:t>
      </w:r>
      <w:r>
        <w:rPr>
          <w:rFonts w:ascii="Segoe UI" w:hAnsi="Segoe UI" w:cs="Segoe UI"/>
        </w:rPr>
        <w:t>:</w:t>
      </w:r>
      <w:r w:rsidRPr="007E31FD">
        <w:rPr>
          <w:rFonts w:ascii="Segoe UI" w:hAnsi="Segoe UI" w:cs="Segoe UI"/>
        </w:rPr>
        <w:t xml:space="preserve"> Son beneficiarios directos</w:t>
      </w:r>
      <w:r w:rsidR="006A6114">
        <w:rPr>
          <w:rFonts w:ascii="Segoe UI" w:hAnsi="Segoe UI" w:cs="Segoe UI"/>
        </w:rPr>
        <w:t>,</w:t>
      </w:r>
      <w:r w:rsidRPr="007E31FD">
        <w:rPr>
          <w:rFonts w:ascii="Segoe UI" w:hAnsi="Segoe UI" w:cs="Segoe UI"/>
        </w:rPr>
        <w:t xml:space="preserve"> </w:t>
      </w:r>
      <w:r w:rsidR="006A6114">
        <w:rPr>
          <w:rFonts w:ascii="Segoe UI" w:hAnsi="Segoe UI" w:cs="Segoe UI"/>
        </w:rPr>
        <w:t>de modo</w:t>
      </w:r>
      <w:r w:rsidRPr="007E31FD">
        <w:rPr>
          <w:rFonts w:ascii="Segoe UI" w:hAnsi="Segoe UI" w:cs="Segoe UI"/>
        </w:rPr>
        <w:t xml:space="preserve"> que la generación de estos algoritmos puede servir como base para futuros desarrollos.</w:t>
      </w:r>
    </w:p>
    <w:p w14:paraId="4707EDD5" w14:textId="77777777" w:rsidR="00AD08A7" w:rsidRPr="00006108" w:rsidRDefault="00AD08A7" w:rsidP="000C7E79">
      <w:pPr>
        <w:pStyle w:val="Ttulo1"/>
        <w:rPr>
          <w:rFonts w:asciiTheme="minorHAnsi" w:hAnsiTheme="minorHAnsi"/>
          <w:lang w:val="es-ES_tradnl"/>
        </w:rPr>
      </w:pPr>
    </w:p>
    <w:p w14:paraId="163BEA22" w14:textId="77777777" w:rsidR="00721203" w:rsidRDefault="00721203" w:rsidP="00721203">
      <w:pPr>
        <w:jc w:val="left"/>
      </w:pPr>
    </w:p>
    <w:p w14:paraId="1391E775" w14:textId="77777777" w:rsidR="00721203" w:rsidRDefault="00721203" w:rsidP="00721203">
      <w:pPr>
        <w:jc w:val="left"/>
      </w:pPr>
    </w:p>
    <w:p w14:paraId="5F692375" w14:textId="77777777" w:rsidR="00721203" w:rsidRDefault="00721203" w:rsidP="00721203">
      <w:pPr>
        <w:jc w:val="left"/>
      </w:pPr>
    </w:p>
    <w:p w14:paraId="5F8222EF" w14:textId="77777777" w:rsidR="00721203" w:rsidRPr="00721203" w:rsidRDefault="00721203" w:rsidP="00721203">
      <w:pPr>
        <w:jc w:val="left"/>
      </w:pPr>
    </w:p>
    <w:p w14:paraId="1E830617" w14:textId="77777777" w:rsidR="00AD08A7" w:rsidRDefault="00AD08A7" w:rsidP="00721203">
      <w:pPr>
        <w:jc w:val="left"/>
      </w:pPr>
    </w:p>
    <w:p w14:paraId="238D5CF9" w14:textId="77777777" w:rsidR="00721203" w:rsidRDefault="00721203" w:rsidP="00721203">
      <w:pPr>
        <w:jc w:val="left"/>
      </w:pPr>
    </w:p>
    <w:p w14:paraId="01349447" w14:textId="77777777" w:rsidR="00721203" w:rsidRDefault="00721203" w:rsidP="00721203">
      <w:pPr>
        <w:jc w:val="left"/>
      </w:pPr>
    </w:p>
    <w:p w14:paraId="592916C6" w14:textId="77777777" w:rsidR="00721203" w:rsidRDefault="00721203" w:rsidP="00721203">
      <w:pPr>
        <w:jc w:val="left"/>
      </w:pPr>
    </w:p>
    <w:p w14:paraId="185B7F80" w14:textId="77777777" w:rsidR="00721203" w:rsidRDefault="00721203" w:rsidP="00721203">
      <w:pPr>
        <w:jc w:val="left"/>
      </w:pPr>
    </w:p>
    <w:p w14:paraId="09372114" w14:textId="77777777" w:rsidR="00721203" w:rsidRDefault="00721203" w:rsidP="00721203">
      <w:pPr>
        <w:jc w:val="left"/>
      </w:pPr>
    </w:p>
    <w:p w14:paraId="22FCABFF" w14:textId="77777777" w:rsidR="00721203" w:rsidRDefault="00721203" w:rsidP="00721203">
      <w:pPr>
        <w:jc w:val="left"/>
      </w:pPr>
    </w:p>
    <w:p w14:paraId="60A4FCDF" w14:textId="77777777" w:rsidR="005E6E44" w:rsidRDefault="005E6E44" w:rsidP="00721203">
      <w:pPr>
        <w:jc w:val="left"/>
      </w:pPr>
    </w:p>
    <w:p w14:paraId="46E51206" w14:textId="77777777" w:rsidR="00970B06" w:rsidRPr="00A7516F" w:rsidRDefault="00970B06" w:rsidP="00A67042">
      <w:pPr>
        <w:pStyle w:val="Ttulo2"/>
        <w:rPr>
          <w:lang w:val="en-US"/>
        </w:rPr>
      </w:pPr>
      <w:bookmarkStart w:id="121" w:name="_Toc26965992"/>
      <w:proofErr w:type="spellStart"/>
      <w:r w:rsidRPr="00A7516F">
        <w:rPr>
          <w:lang w:val="en-US"/>
        </w:rPr>
        <w:t>Referencias</w:t>
      </w:r>
      <w:proofErr w:type="spellEnd"/>
      <w:r w:rsidRPr="00A7516F">
        <w:rPr>
          <w:lang w:val="en-US"/>
        </w:rPr>
        <w:t xml:space="preserve"> </w:t>
      </w:r>
      <w:proofErr w:type="spellStart"/>
      <w:r w:rsidRPr="00A7516F">
        <w:rPr>
          <w:lang w:val="en-US"/>
        </w:rPr>
        <w:t>bibliográficas</w:t>
      </w:r>
      <w:bookmarkEnd w:id="121"/>
      <w:proofErr w:type="spellEnd"/>
    </w:p>
    <w:p w14:paraId="0E5711E5" w14:textId="701C5E98" w:rsidR="000F6D34" w:rsidRPr="004570F3" w:rsidRDefault="00316EBF" w:rsidP="000F6D34">
      <w:pPr>
        <w:widowControl w:val="0"/>
        <w:autoSpaceDE w:val="0"/>
        <w:autoSpaceDN w:val="0"/>
        <w:adjustRightInd w:val="0"/>
        <w:spacing w:line="240" w:lineRule="exact"/>
        <w:ind w:left="480" w:hanging="480"/>
        <w:rPr>
          <w:rFonts w:cs="Segoe UI"/>
          <w:noProof/>
          <w:szCs w:val="24"/>
          <w:lang w:val="en-US"/>
        </w:rPr>
      </w:pPr>
      <w:r>
        <w:rPr>
          <w:b/>
        </w:rPr>
        <w:fldChar w:fldCharType="begin" w:fldLock="1"/>
      </w:r>
      <w:r w:rsidRPr="00A7516F">
        <w:rPr>
          <w:b/>
          <w:lang w:val="en-US"/>
        </w:rPr>
        <w:instrText xml:space="preserve">ADDIN Mendeley Bibliography CSL_BIBLIOGRAPHY </w:instrText>
      </w:r>
      <w:r>
        <w:rPr>
          <w:b/>
        </w:rPr>
        <w:fldChar w:fldCharType="separate"/>
      </w:r>
      <w:r w:rsidR="000F6D34" w:rsidRPr="004570F3">
        <w:rPr>
          <w:rFonts w:cs="Segoe UI"/>
          <w:noProof/>
          <w:szCs w:val="24"/>
          <w:lang w:val="en-US"/>
        </w:rPr>
        <w:t>Apache Friends. (2017). XAMPP Installers and Downloads for Apache Friends. https://doi.org/10.2212/spr.2011.1.4</w:t>
      </w:r>
    </w:p>
    <w:p w14:paraId="3D563424"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Arumugam, R., &amp; Shanmugamani, R. (2018). </w:t>
      </w:r>
      <w:r w:rsidRPr="004570F3">
        <w:rPr>
          <w:rFonts w:cs="Segoe UI"/>
          <w:i/>
          <w:iCs/>
          <w:noProof/>
          <w:szCs w:val="24"/>
          <w:lang w:val="en-US"/>
        </w:rPr>
        <w:t>Hands-On Natural Language Processing with Python: A Practical Guide to Applying Deep Learning Architectures to Your NLP Applications</w:t>
      </w:r>
      <w:r w:rsidRPr="004570F3">
        <w:rPr>
          <w:rFonts w:cs="Segoe UI"/>
          <w:noProof/>
          <w:szCs w:val="24"/>
          <w:lang w:val="en-US"/>
        </w:rPr>
        <w:t>. Retrieved from https://books.google.com.co/books?id=ipplDwAAQBAJ&amp;pg=PA243&amp;lpg=PA243&amp;dq=mel-scaled+spectrogram.&amp;source=bl&amp;ots=nXFOR5vO-2&amp;sig=ACfU3U2WyxuNtJIhmfQ9W36QpGLTHSj87g&amp;hl=es-419&amp;sa=X&amp;ved=2ahUKEwj1hdnS-ZrmAhWC1FkKHcYsDUQ4ChDoATASegQICRAE#v=onepage&amp;q=mel-scaled spectrogram.&amp;f=false</w:t>
      </w:r>
    </w:p>
    <w:p w14:paraId="2F1B1A87"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Ballroom. (2004). Retrieved April 10, 2019, from http://mtg.upf.edu/ismir2004/contest/tempoContest/node5.html</w:t>
      </w:r>
    </w:p>
    <w:p w14:paraId="3DD57187"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Böck, S., Krebs, F., &amp; Widmer, G. (2016). Joint Beat and Downbeat tracking with recurrent neural networks. In </w:t>
      </w:r>
      <w:r w:rsidRPr="004570F3">
        <w:rPr>
          <w:rFonts w:cs="Segoe UI"/>
          <w:i/>
          <w:iCs/>
          <w:noProof/>
          <w:szCs w:val="24"/>
          <w:lang w:val="en-US"/>
        </w:rPr>
        <w:t>Proceedings of the International Society for Music Information Retrieval (ISMIR) Conference</w:t>
      </w:r>
      <w:r w:rsidRPr="004570F3">
        <w:rPr>
          <w:rFonts w:cs="Segoe UI"/>
          <w:noProof/>
          <w:szCs w:val="24"/>
          <w:lang w:val="en-US"/>
        </w:rPr>
        <w:t xml:space="preserve"> (pp. 255–261). Retrieved from https://wp.nyu.edu/ismir2016/wp-content/uploads/sites/2294/2016/07/186_Paper.pdf</w:t>
      </w:r>
    </w:p>
    <w:p w14:paraId="407122A2"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Choi, K., Fazekas, G., Sandler, M., &amp; Cho, K. (2017). </w:t>
      </w:r>
      <w:r w:rsidRPr="004570F3">
        <w:rPr>
          <w:rFonts w:cs="Segoe UI"/>
          <w:i/>
          <w:iCs/>
          <w:noProof/>
          <w:szCs w:val="24"/>
          <w:lang w:val="en-US"/>
        </w:rPr>
        <w:t>CONVOLUTIONAL RECURRENT NEURAL NETWORKS FOR MUSIC CLASSIFICATIONChoi, K., Fazekas, G., Sandler, M., &amp; Cho, K. (n.d.). CONVOLUTIONAL RECURRENT NEURAL NETWORKS FOR MUSIC CLASSIFICATION. Retrieved from https://github.com/keunwoochoi/icassp_2017</w:t>
      </w:r>
      <w:r w:rsidRPr="004570F3">
        <w:rPr>
          <w:rFonts w:cs="Segoe UI"/>
          <w:noProof/>
          <w:szCs w:val="24"/>
          <w:lang w:val="en-US"/>
        </w:rPr>
        <w:t>. Retrieved from https://github.com/keunwoochoi/icassp_2017</w:t>
      </w:r>
    </w:p>
    <w:p w14:paraId="4F4A6B7B"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Davies, M., Degara, N., &amp; Plumbley, M. (2009). </w:t>
      </w:r>
      <w:r w:rsidRPr="004570F3">
        <w:rPr>
          <w:rFonts w:cs="Segoe UI"/>
          <w:i/>
          <w:iCs/>
          <w:noProof/>
          <w:szCs w:val="24"/>
          <w:lang w:val="en-US"/>
        </w:rPr>
        <w:t>Evaluation methods for musical audio beat tracking algorithms, Technical Report C4DM-TR-09-06</w:t>
      </w:r>
      <w:r w:rsidRPr="004570F3">
        <w:rPr>
          <w:rFonts w:cs="Segoe UI"/>
          <w:noProof/>
          <w:szCs w:val="24"/>
          <w:lang w:val="en-US"/>
        </w:rPr>
        <w:t xml:space="preserve">. </w:t>
      </w:r>
      <w:r w:rsidRPr="004570F3">
        <w:rPr>
          <w:rFonts w:cs="Segoe UI"/>
          <w:i/>
          <w:iCs/>
          <w:noProof/>
          <w:szCs w:val="24"/>
          <w:lang w:val="en-US"/>
        </w:rPr>
        <w:t>… University, Centre for Digital Music …</w:t>
      </w:r>
      <w:r w:rsidRPr="004570F3">
        <w:rPr>
          <w:rFonts w:cs="Segoe UI"/>
          <w:noProof/>
          <w:szCs w:val="24"/>
          <w:lang w:val="en-US"/>
        </w:rPr>
        <w:t>. Retrieved from https://www.academia.edu/1099851/Evaluation_methods_for_musical_audio_beat_tracking_algorithms</w:t>
      </w:r>
    </w:p>
    <w:p w14:paraId="750A2439"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0F6D34">
        <w:rPr>
          <w:rFonts w:cs="Segoe UI"/>
          <w:noProof/>
          <w:szCs w:val="24"/>
        </w:rPr>
        <w:t xml:space="preserve">Davies, M. E. P., &amp; Plumbley, M. D. (2007). </w:t>
      </w:r>
      <w:r w:rsidRPr="004570F3">
        <w:rPr>
          <w:rFonts w:cs="Segoe UI"/>
          <w:noProof/>
          <w:szCs w:val="24"/>
          <w:lang w:val="en-US"/>
        </w:rPr>
        <w:t xml:space="preserve">Context-Dependent Beat Tracking of Musical Audio. </w:t>
      </w:r>
      <w:r w:rsidRPr="004570F3">
        <w:rPr>
          <w:rFonts w:cs="Segoe UI"/>
          <w:i/>
          <w:iCs/>
          <w:noProof/>
          <w:szCs w:val="24"/>
          <w:lang w:val="en-US"/>
        </w:rPr>
        <w:t>IEEE TRANSACTIONS ON AUDIO, SPEECH, AND LANGUAGE PROCESSING</w:t>
      </w:r>
      <w:r w:rsidRPr="004570F3">
        <w:rPr>
          <w:rFonts w:cs="Segoe UI"/>
          <w:noProof/>
          <w:szCs w:val="24"/>
          <w:lang w:val="en-US"/>
        </w:rPr>
        <w:t xml:space="preserve">, </w:t>
      </w:r>
      <w:r w:rsidRPr="004570F3">
        <w:rPr>
          <w:rFonts w:cs="Segoe UI"/>
          <w:i/>
          <w:iCs/>
          <w:noProof/>
          <w:szCs w:val="24"/>
          <w:lang w:val="en-US"/>
        </w:rPr>
        <w:t>15</w:t>
      </w:r>
      <w:r w:rsidRPr="004570F3">
        <w:rPr>
          <w:rFonts w:cs="Segoe UI"/>
          <w:noProof/>
          <w:szCs w:val="24"/>
          <w:lang w:val="en-US"/>
        </w:rPr>
        <w:t>(3). https://doi.org/10.1109/TASL.2006.885257</w:t>
      </w:r>
    </w:p>
    <w:p w14:paraId="211C970B"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Definition of ground-truth in English by Oxford Dictionaries. (n.d.). Retrieved March 7, 2019, from https://en.oxforddictionaries.com/definition/ground-truth</w:t>
      </w:r>
    </w:p>
    <w:p w14:paraId="60DB500B"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Downie, J. S. (2008). The music information retrieval evaluation exchange (2005–2007): A window into music information retrieval research. </w:t>
      </w:r>
      <w:r w:rsidRPr="004570F3">
        <w:rPr>
          <w:rFonts w:cs="Segoe UI"/>
          <w:i/>
          <w:iCs/>
          <w:noProof/>
          <w:szCs w:val="24"/>
          <w:lang w:val="en-US"/>
        </w:rPr>
        <w:t>Acoustical Science and Technology</w:t>
      </w:r>
      <w:r w:rsidRPr="004570F3">
        <w:rPr>
          <w:rFonts w:cs="Segoe UI"/>
          <w:noProof/>
          <w:szCs w:val="24"/>
          <w:lang w:val="en-US"/>
        </w:rPr>
        <w:t xml:space="preserve">, </w:t>
      </w:r>
      <w:r w:rsidRPr="004570F3">
        <w:rPr>
          <w:rFonts w:cs="Segoe UI"/>
          <w:i/>
          <w:iCs/>
          <w:noProof/>
          <w:szCs w:val="24"/>
          <w:lang w:val="en-US"/>
        </w:rPr>
        <w:t>29</w:t>
      </w:r>
      <w:r w:rsidRPr="004570F3">
        <w:rPr>
          <w:rFonts w:cs="Segoe UI"/>
          <w:noProof/>
          <w:szCs w:val="24"/>
          <w:lang w:val="en-US"/>
        </w:rPr>
        <w:t>(4), 247–255. https://doi.org/10.1250/ast.29.247</w:t>
      </w:r>
    </w:p>
    <w:p w14:paraId="589AA809"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Dunn, T. (2019). Deep learning: Discovery Service para Universidad ICESI. </w:t>
      </w:r>
      <w:r w:rsidRPr="004570F3">
        <w:rPr>
          <w:rFonts w:cs="Segoe UI"/>
          <w:i/>
          <w:iCs/>
          <w:noProof/>
          <w:szCs w:val="24"/>
          <w:lang w:val="en-US"/>
        </w:rPr>
        <w:t>Salem Press Encyclopedia of Science, 2019. 2p.</w:t>
      </w:r>
      <w:r w:rsidRPr="004570F3">
        <w:rPr>
          <w:rFonts w:cs="Segoe UI"/>
          <w:noProof/>
          <w:szCs w:val="24"/>
          <w:lang w:val="en-US"/>
        </w:rPr>
        <w:t xml:space="preserve"> Retrieved from </w:t>
      </w:r>
      <w:r w:rsidRPr="004570F3">
        <w:rPr>
          <w:rFonts w:cs="Segoe UI"/>
          <w:noProof/>
          <w:szCs w:val="24"/>
          <w:lang w:val="en-US"/>
        </w:rPr>
        <w:lastRenderedPageBreak/>
        <w:t>http://eds.a.ebscohost.com/eds/detail/detail?vid=3&amp;sid=f08f6fee-84dd-4088-b6cd-8815ae3ef498%40sdc-v-sessmgr06&amp;bdata=Jmxhbmc9ZXMmc2l0ZT1lZHMtbGl2ZSZzY29wZT1zaXRl#AN=119214353&amp;db=ers</w:t>
      </w:r>
    </w:p>
    <w:p w14:paraId="402D4CA4"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Durand, S., Bello, J. P., David, B., &amp; Richard, G. (2017). Robust downbeat tracking using an ensemble of convolutional networks. </w:t>
      </w:r>
      <w:r w:rsidRPr="004570F3">
        <w:rPr>
          <w:rFonts w:cs="Segoe UI"/>
          <w:i/>
          <w:iCs/>
          <w:noProof/>
          <w:szCs w:val="24"/>
          <w:lang w:val="en-US"/>
        </w:rPr>
        <w:t>IEEE/ACM Transactions on Audio Speech and Language Processing</w:t>
      </w:r>
      <w:r w:rsidRPr="004570F3">
        <w:rPr>
          <w:rFonts w:cs="Segoe UI"/>
          <w:noProof/>
          <w:szCs w:val="24"/>
          <w:lang w:val="en-US"/>
        </w:rPr>
        <w:t xml:space="preserve">, </w:t>
      </w:r>
      <w:r w:rsidRPr="004570F3">
        <w:rPr>
          <w:rFonts w:cs="Segoe UI"/>
          <w:i/>
          <w:iCs/>
          <w:noProof/>
          <w:szCs w:val="24"/>
          <w:lang w:val="en-US"/>
        </w:rPr>
        <w:t>25</w:t>
      </w:r>
      <w:r w:rsidRPr="004570F3">
        <w:rPr>
          <w:rFonts w:cs="Segoe UI"/>
          <w:noProof/>
          <w:szCs w:val="24"/>
          <w:lang w:val="en-US"/>
        </w:rPr>
        <w:t>(1), 72–85. https://doi.org/10.1109/TASLP.2016.2623565</w:t>
      </w:r>
    </w:p>
    <w:p w14:paraId="24E21495"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0F6D34">
        <w:rPr>
          <w:rFonts w:cs="Segoe UI"/>
          <w:noProof/>
          <w:szCs w:val="24"/>
        </w:rPr>
        <w:t xml:space="preserve">IBM, I. B. M. (2012). Manual CRISP-DM de IBM SPSS Modeler. </w:t>
      </w:r>
      <w:r w:rsidRPr="004570F3">
        <w:rPr>
          <w:rFonts w:cs="Segoe UI"/>
          <w:i/>
          <w:iCs/>
          <w:noProof/>
          <w:szCs w:val="24"/>
          <w:lang w:val="en-US"/>
        </w:rPr>
        <w:t>IBM Corporation</w:t>
      </w:r>
      <w:r w:rsidRPr="004570F3">
        <w:rPr>
          <w:rFonts w:cs="Segoe UI"/>
          <w:noProof/>
          <w:szCs w:val="24"/>
          <w:lang w:val="en-US"/>
        </w:rPr>
        <w:t>, 56. Retrieved from ftp://public.dhe.ibm.com/software/analytics/spss/documentation/modeler/15.0/es/CRISP-DM.pdf</w:t>
      </w:r>
    </w:p>
    <w:p w14:paraId="103C6C47"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IEM. (2014). Pure Data - PD Community Site. Retrieved March 7, 2019, from https://puredata.info/</w:t>
      </w:r>
    </w:p>
    <w:p w14:paraId="79129297"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ISMIR. (2015). The International Society of Music Information Retrieval. Retrieved April 9, 2019, from https://www.ismir.net/</w:t>
      </w:r>
    </w:p>
    <w:p w14:paraId="588EB0E7"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Lerdahl, F., &amp; Jackendoff, R. (1983). </w:t>
      </w:r>
      <w:r w:rsidRPr="004570F3">
        <w:rPr>
          <w:rFonts w:cs="Segoe UI"/>
          <w:i/>
          <w:iCs/>
          <w:noProof/>
          <w:szCs w:val="24"/>
          <w:lang w:val="en-US"/>
        </w:rPr>
        <w:t>A generative theory of tonal music</w:t>
      </w:r>
      <w:r w:rsidRPr="004570F3">
        <w:rPr>
          <w:rFonts w:cs="Segoe UI"/>
          <w:noProof/>
          <w:szCs w:val="24"/>
          <w:lang w:val="en-US"/>
        </w:rPr>
        <w:t>. MIT Press.</w:t>
      </w:r>
    </w:p>
    <w:p w14:paraId="7525661B"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Marchand, U., &amp; Peeters, G. (2016). The Extended Ballroom Dataset. In </w:t>
      </w:r>
      <w:r w:rsidRPr="004570F3">
        <w:rPr>
          <w:rFonts w:cs="Segoe UI"/>
          <w:i/>
          <w:iCs/>
          <w:noProof/>
          <w:szCs w:val="24"/>
          <w:lang w:val="en-US"/>
        </w:rPr>
        <w:t>ISMIR 2016 Late-Breaking Session</w:t>
      </w:r>
      <w:r w:rsidRPr="004570F3">
        <w:rPr>
          <w:rFonts w:cs="Segoe UI"/>
          <w:noProof/>
          <w:szCs w:val="24"/>
          <w:lang w:val="en-US"/>
        </w:rPr>
        <w:t>. Retrieved from http://anasynth.ircam.fr/home/media/ExtendedBallroom.</w:t>
      </w:r>
    </w:p>
    <w:p w14:paraId="36CB11FF"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Nvidia. (2018). Convolutional Neural Network (CNN) | NVIDIA Developer. Retrieved April 13, 2019, from https://developer.nvidia.com/discover/convolutional-neural-network</w:t>
      </w:r>
    </w:p>
    <w:p w14:paraId="277E249A"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Pigden, N., Young, F. W., &amp; Hamer, R. M. (1988). Multidimensional Scaling: History, Theory and Applications. </w:t>
      </w:r>
      <w:r w:rsidRPr="004570F3">
        <w:rPr>
          <w:rFonts w:cs="Segoe UI"/>
          <w:i/>
          <w:iCs/>
          <w:noProof/>
          <w:szCs w:val="24"/>
          <w:lang w:val="en-US"/>
        </w:rPr>
        <w:t>The Statistician</w:t>
      </w:r>
      <w:r w:rsidRPr="004570F3">
        <w:rPr>
          <w:rFonts w:cs="Segoe UI"/>
          <w:noProof/>
          <w:szCs w:val="24"/>
          <w:lang w:val="en-US"/>
        </w:rPr>
        <w:t xml:space="preserve">, </w:t>
      </w:r>
      <w:r w:rsidRPr="004570F3">
        <w:rPr>
          <w:rFonts w:cs="Segoe UI"/>
          <w:i/>
          <w:iCs/>
          <w:noProof/>
          <w:szCs w:val="24"/>
          <w:lang w:val="en-US"/>
        </w:rPr>
        <w:t>37</w:t>
      </w:r>
      <w:r w:rsidRPr="004570F3">
        <w:rPr>
          <w:rFonts w:cs="Segoe UI"/>
          <w:noProof/>
          <w:szCs w:val="24"/>
          <w:lang w:val="en-US"/>
        </w:rPr>
        <w:t>(1), 90. https://doi.org/10.2307/2348396</w:t>
      </w:r>
    </w:p>
    <w:p w14:paraId="2D4EEDEE"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Pullen, J. P. (2015). Streaming Showdown: Apple Music vs. Spotify vs. Pandora vs. Rdio: Discovery Service para Universidad ICESI. Retrieved March 6, 2019, from http://eds.a.ebscohost.com/eds/detail/detail?vid=0&amp;sid=e7fea650-2236-45fe-bdd6-b0419be7db5d%40sessionmgr4010&amp;bdata=Jmxhbmc9ZXMmc2l0ZT1lZHMtbGl2ZSZzY29wZT1zaXRl#db=bsu&amp;AN=103138827</w:t>
      </w:r>
    </w:p>
    <w:p w14:paraId="480A8FF6"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0F6D34">
        <w:rPr>
          <w:rFonts w:cs="Segoe UI"/>
          <w:noProof/>
          <w:szCs w:val="24"/>
        </w:rPr>
        <w:t xml:space="preserve">RAE. (2010a). Definición de base - Diccionario de la lengua española - Edición del Tricentenario. </w:t>
      </w:r>
      <w:r w:rsidRPr="004570F3">
        <w:rPr>
          <w:rFonts w:cs="Segoe UI"/>
          <w:noProof/>
          <w:szCs w:val="24"/>
          <w:lang w:val="en-US"/>
        </w:rPr>
        <w:t>Retrieved from https://dle.rae.es/?id=5ASmP2Z</w:t>
      </w:r>
    </w:p>
    <w:p w14:paraId="5841BBAA"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RAE. (2010b). </w:t>
      </w:r>
      <w:r w:rsidRPr="000F6D34">
        <w:rPr>
          <w:rFonts w:cs="Segoe UI"/>
          <w:noProof/>
          <w:szCs w:val="24"/>
        </w:rPr>
        <w:t xml:space="preserve">Definición de ritmo - Diccionario de la lengua española - Edición del Tricentenario. </w:t>
      </w:r>
      <w:r w:rsidRPr="004570F3">
        <w:rPr>
          <w:rFonts w:cs="Segoe UI"/>
          <w:noProof/>
          <w:szCs w:val="24"/>
          <w:lang w:val="en-US"/>
        </w:rPr>
        <w:t>Retrieved March 7, 2019, from https://dle.rae.es/?id=WWXSc4r</w:t>
      </w:r>
    </w:p>
    <w:p w14:paraId="6CC946CA"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Rondón, C. M. (2017). </w:t>
      </w:r>
      <w:r w:rsidRPr="000F6D34">
        <w:rPr>
          <w:rFonts w:cs="Segoe UI"/>
          <w:i/>
          <w:iCs/>
          <w:noProof/>
          <w:szCs w:val="24"/>
        </w:rPr>
        <w:t>El Libro de la Salsa: Cronica de la Musica del Caribe Urbano</w:t>
      </w:r>
      <w:r w:rsidRPr="000F6D34">
        <w:rPr>
          <w:rFonts w:cs="Segoe UI"/>
          <w:noProof/>
          <w:szCs w:val="24"/>
        </w:rPr>
        <w:t xml:space="preserve">. </w:t>
      </w:r>
      <w:r w:rsidRPr="004570F3">
        <w:rPr>
          <w:rFonts w:cs="Segoe UI"/>
          <w:noProof/>
          <w:szCs w:val="24"/>
          <w:lang w:val="en-US"/>
        </w:rPr>
        <w:t>Ediciones B.</w:t>
      </w:r>
    </w:p>
    <w:p w14:paraId="00ADB204"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Sharpe, W. F. (1994). The Sharpe Ratio. </w:t>
      </w:r>
      <w:r w:rsidRPr="004570F3">
        <w:rPr>
          <w:rFonts w:cs="Segoe UI"/>
          <w:i/>
          <w:iCs/>
          <w:noProof/>
          <w:szCs w:val="24"/>
          <w:lang w:val="en-US"/>
        </w:rPr>
        <w:t>The Journal of Portfolio Management</w:t>
      </w:r>
      <w:r w:rsidRPr="004570F3">
        <w:rPr>
          <w:rFonts w:cs="Segoe UI"/>
          <w:noProof/>
          <w:szCs w:val="24"/>
          <w:lang w:val="en-US"/>
        </w:rPr>
        <w:t xml:space="preserve">, </w:t>
      </w:r>
      <w:r w:rsidRPr="004570F3">
        <w:rPr>
          <w:rFonts w:cs="Segoe UI"/>
          <w:i/>
          <w:iCs/>
          <w:noProof/>
          <w:szCs w:val="24"/>
          <w:lang w:val="en-US"/>
        </w:rPr>
        <w:t>21</w:t>
      </w:r>
      <w:r w:rsidRPr="004570F3">
        <w:rPr>
          <w:rFonts w:cs="Segoe UI"/>
          <w:noProof/>
          <w:szCs w:val="24"/>
          <w:lang w:val="en-US"/>
        </w:rPr>
        <w:t>(1), 49–58. https://doi.org/10.3905/jpm.1994.409501</w:t>
      </w:r>
    </w:p>
    <w:p w14:paraId="2292F608"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The University of Edinburgh. (2008). Kernel Density Estimators (pp. 125–193). https://doi.org/10.1002/9780470316849.ch6</w:t>
      </w:r>
    </w:p>
    <w:p w14:paraId="7AF55BAF" w14:textId="77777777" w:rsidR="000F6D34" w:rsidRPr="004570F3" w:rsidRDefault="000F6D34" w:rsidP="000F6D34">
      <w:pPr>
        <w:widowControl w:val="0"/>
        <w:autoSpaceDE w:val="0"/>
        <w:autoSpaceDN w:val="0"/>
        <w:adjustRightInd w:val="0"/>
        <w:spacing w:line="240" w:lineRule="exact"/>
        <w:ind w:left="480" w:hanging="480"/>
        <w:rPr>
          <w:rFonts w:cs="Segoe UI"/>
          <w:noProof/>
          <w:szCs w:val="24"/>
          <w:lang w:val="en-US"/>
        </w:rPr>
      </w:pPr>
      <w:r w:rsidRPr="004570F3">
        <w:rPr>
          <w:rFonts w:cs="Segoe UI"/>
          <w:noProof/>
          <w:szCs w:val="24"/>
          <w:lang w:val="en-US"/>
        </w:rPr>
        <w:t xml:space="preserve">Urbas, J. V. (2018). Neural Networks: Discovery Service para Universidad ICESI. </w:t>
      </w:r>
      <w:r w:rsidRPr="004570F3">
        <w:rPr>
          <w:rFonts w:cs="Segoe UI"/>
          <w:i/>
          <w:iCs/>
          <w:noProof/>
          <w:szCs w:val="24"/>
          <w:lang w:val="en-US"/>
        </w:rPr>
        <w:t>Salem Press Encyclopedia of Science</w:t>
      </w:r>
      <w:r w:rsidRPr="004570F3">
        <w:rPr>
          <w:rFonts w:cs="Segoe UI"/>
          <w:noProof/>
          <w:szCs w:val="24"/>
          <w:lang w:val="en-US"/>
        </w:rPr>
        <w:t xml:space="preserve">. Retrieved from </w:t>
      </w:r>
      <w:r w:rsidRPr="004570F3">
        <w:rPr>
          <w:rFonts w:cs="Segoe UI"/>
          <w:noProof/>
          <w:szCs w:val="24"/>
          <w:lang w:val="en-US"/>
        </w:rPr>
        <w:lastRenderedPageBreak/>
        <w:t>http://nebulosa.icesi.edu.co:2118/eds/detail/detail?vid=8&amp;sid=051a7f42-897b-42f4-ac7b-727af108d0c5%40pdc-v-sessmgr02&amp;bdata=Jmxhbmc9ZXMmc2l0ZT1lZHMtbGl2ZSZzY29wZT1zaXRl#db=ers&amp;AN=89317103</w:t>
      </w:r>
    </w:p>
    <w:p w14:paraId="31CB388E" w14:textId="77777777" w:rsidR="000F6D34" w:rsidRPr="004570F3" w:rsidRDefault="000F6D34" w:rsidP="000F6D34">
      <w:pPr>
        <w:widowControl w:val="0"/>
        <w:autoSpaceDE w:val="0"/>
        <w:autoSpaceDN w:val="0"/>
        <w:adjustRightInd w:val="0"/>
        <w:spacing w:line="240" w:lineRule="exact"/>
        <w:ind w:left="480" w:hanging="480"/>
        <w:rPr>
          <w:rFonts w:cs="Segoe UI"/>
          <w:noProof/>
          <w:lang w:val="en-US"/>
        </w:rPr>
      </w:pPr>
      <w:r w:rsidRPr="004570F3">
        <w:rPr>
          <w:rFonts w:cs="Segoe UI"/>
          <w:noProof/>
          <w:szCs w:val="24"/>
          <w:lang w:val="en-US"/>
        </w:rPr>
        <w:t>Winter, M. (2018). Salsa (music). Retrieved March 6, 2019, from http://eds.a.ebscohost.com/eds/detail/detail?vid=3&amp;sid=97c452e9-acbb-40e7-bc75-5a3c2890671d%40sessionmgr4010&amp;bdata=Jmxhbmc9ZXMmc2l0ZT1lZHMtbGl2ZSZzY29wZT1zaXRl#AN=87322775&amp;db=ers</w:t>
      </w:r>
    </w:p>
    <w:p w14:paraId="05CD8C68" w14:textId="42CC9F81" w:rsidR="001808E7" w:rsidRPr="00A7010F" w:rsidRDefault="00316EBF" w:rsidP="00316EBF">
      <w:pPr>
        <w:rPr>
          <w:b/>
          <w:lang w:val="en-US"/>
        </w:rPr>
      </w:pPr>
      <w:r>
        <w:rPr>
          <w:b/>
        </w:rPr>
        <w:fldChar w:fldCharType="end"/>
      </w:r>
    </w:p>
    <w:p w14:paraId="399018F8" w14:textId="77777777" w:rsidR="00970B06" w:rsidRPr="00A7010F" w:rsidRDefault="00970B06" w:rsidP="00970B06">
      <w:pPr>
        <w:rPr>
          <w:rFonts w:cs="Arial"/>
          <w:lang w:val="en-US"/>
        </w:rPr>
      </w:pPr>
    </w:p>
    <w:p w14:paraId="681ABBDB" w14:textId="77777777" w:rsidR="0079771B" w:rsidRPr="00A7010F" w:rsidRDefault="0079771B" w:rsidP="00B761BA">
      <w:pPr>
        <w:rPr>
          <w:lang w:val="en-US"/>
        </w:rPr>
      </w:pPr>
    </w:p>
    <w:p w14:paraId="64A5B1A0" w14:textId="77777777" w:rsidR="0079771B" w:rsidRPr="00A7010F" w:rsidRDefault="0079771B" w:rsidP="00B761BA">
      <w:pPr>
        <w:rPr>
          <w:lang w:val="en-US"/>
        </w:rPr>
      </w:pPr>
    </w:p>
    <w:p w14:paraId="439C24A3" w14:textId="77777777" w:rsidR="0079771B" w:rsidRPr="00A7010F" w:rsidRDefault="0079771B" w:rsidP="00B761BA">
      <w:pPr>
        <w:rPr>
          <w:lang w:val="en-US"/>
        </w:rPr>
      </w:pPr>
    </w:p>
    <w:p w14:paraId="36840E73" w14:textId="77777777" w:rsidR="0079771B" w:rsidRPr="00A7010F" w:rsidRDefault="0079771B" w:rsidP="00B761BA">
      <w:pPr>
        <w:rPr>
          <w:lang w:val="en-US"/>
        </w:rPr>
      </w:pPr>
    </w:p>
    <w:sectPr w:rsidR="0079771B" w:rsidRPr="00A7010F" w:rsidSect="00517A00">
      <w:footerReference w:type="default" r:id="rId58"/>
      <w:pgSz w:w="12240" w:h="15840"/>
      <w:pgMar w:top="1701" w:right="1134"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372B7" w14:textId="77777777" w:rsidR="009D3A3E" w:rsidRDefault="009D3A3E" w:rsidP="001F55D0">
      <w:pPr>
        <w:spacing w:before="0" w:after="0" w:line="240" w:lineRule="auto"/>
      </w:pPr>
      <w:r>
        <w:separator/>
      </w:r>
    </w:p>
  </w:endnote>
  <w:endnote w:type="continuationSeparator" w:id="0">
    <w:p w14:paraId="15161D0D" w14:textId="77777777" w:rsidR="009D3A3E" w:rsidRDefault="009D3A3E" w:rsidP="001F55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Symbol">
    <w:altName w:val="Symbol"/>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uclid">
    <w:altName w:val="Bell MT"/>
    <w:charset w:val="00"/>
    <w:family w:val="roman"/>
    <w:pitch w:val="variable"/>
    <w:sig w:usb0="8000002F" w:usb1="0000000A"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Kalinga">
    <w:altName w:val="Kalinga"/>
    <w:charset w:val="00"/>
    <w:family w:val="swiss"/>
    <w:pitch w:val="variable"/>
    <w:sig w:usb0="0008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3475536"/>
      <w:docPartObj>
        <w:docPartGallery w:val="Page Numbers (Bottom of Page)"/>
        <w:docPartUnique/>
      </w:docPartObj>
    </w:sdtPr>
    <w:sdtContent>
      <w:p w14:paraId="3D04CB59" w14:textId="32B5078C" w:rsidR="005D2FA6" w:rsidRDefault="005D2FA6" w:rsidP="006736B2">
        <w:pPr>
          <w:pStyle w:val="Piedepgina"/>
          <w:tabs>
            <w:tab w:val="left" w:pos="4290"/>
          </w:tabs>
          <w:jc w:val="left"/>
        </w:pPr>
        <w:r>
          <w:tab/>
        </w:r>
        <w:r>
          <w:tab/>
        </w:r>
        <w:r>
          <w:fldChar w:fldCharType="begin"/>
        </w:r>
        <w:r>
          <w:instrText>PAGE   \* MERGEFORMAT</w:instrText>
        </w:r>
        <w:r>
          <w:fldChar w:fldCharType="separate"/>
        </w:r>
        <w:r w:rsidRPr="00E87C2A">
          <w:rPr>
            <w:noProof/>
            <w:lang w:val="es-ES"/>
          </w:rPr>
          <w:t>18</w:t>
        </w:r>
        <w:r>
          <w:fldChar w:fldCharType="end"/>
        </w:r>
      </w:p>
    </w:sdtContent>
  </w:sdt>
  <w:p w14:paraId="7BF9F65C" w14:textId="77777777" w:rsidR="005D2FA6" w:rsidRDefault="005D2F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FFA09" w14:textId="77777777" w:rsidR="009D3A3E" w:rsidRDefault="009D3A3E" w:rsidP="001F55D0">
      <w:pPr>
        <w:spacing w:before="0" w:after="0" w:line="240" w:lineRule="auto"/>
      </w:pPr>
      <w:r>
        <w:separator/>
      </w:r>
    </w:p>
  </w:footnote>
  <w:footnote w:type="continuationSeparator" w:id="0">
    <w:p w14:paraId="09E65666" w14:textId="77777777" w:rsidR="009D3A3E" w:rsidRDefault="009D3A3E" w:rsidP="001F55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18D5871"/>
    <w:multiLevelType w:val="hybridMultilevel"/>
    <w:tmpl w:val="747057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7568BF"/>
    <w:multiLevelType w:val="hybridMultilevel"/>
    <w:tmpl w:val="5B4C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84B9F"/>
    <w:multiLevelType w:val="hybridMultilevel"/>
    <w:tmpl w:val="04AED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630DA1"/>
    <w:multiLevelType w:val="hybridMultilevel"/>
    <w:tmpl w:val="58A29F70"/>
    <w:lvl w:ilvl="0" w:tplc="04CC5A5A">
      <w:start w:val="1"/>
      <w:numFmt w:val="decimal"/>
      <w:lvlText w:val="%1."/>
      <w:lvlJc w:val="left"/>
      <w:pPr>
        <w:ind w:left="720" w:hanging="360"/>
      </w:pPr>
      <w:rPr>
        <w:rFonts w:ascii="Segoe UI" w:hAnsi="Segoe UI" w:cs="Segoe U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6C2A9E"/>
    <w:multiLevelType w:val="hybridMultilevel"/>
    <w:tmpl w:val="01D22988"/>
    <w:lvl w:ilvl="0" w:tplc="99D654C2">
      <w:start w:val="1"/>
      <w:numFmt w:val="decimal"/>
      <w:lvlText w:val="%1."/>
      <w:lvlJc w:val="left"/>
      <w:pPr>
        <w:ind w:left="720" w:hanging="360"/>
      </w:pPr>
      <w:rPr>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A830642"/>
    <w:multiLevelType w:val="hybridMultilevel"/>
    <w:tmpl w:val="8A0426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A4266ED"/>
    <w:multiLevelType w:val="hybridMultilevel"/>
    <w:tmpl w:val="98D6B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715B1A"/>
    <w:multiLevelType w:val="hybridMultilevel"/>
    <w:tmpl w:val="6A50FBB4"/>
    <w:lvl w:ilvl="0" w:tplc="448E8C1A">
      <w:start w:val="1"/>
      <w:numFmt w:val="bullet"/>
      <w:lvlText w:val="-"/>
      <w:lvlJc w:val="left"/>
      <w:pPr>
        <w:ind w:left="720" w:hanging="360"/>
      </w:pPr>
      <w:rPr>
        <w:rFonts w:ascii="Euclid Symbol" w:hAnsi="Euclid 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 w15:restartNumberingAfterBreak="0">
    <w:nsid w:val="62DE1755"/>
    <w:multiLevelType w:val="hybridMultilevel"/>
    <w:tmpl w:val="9D5A0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FE6F47"/>
    <w:multiLevelType w:val="hybridMultilevel"/>
    <w:tmpl w:val="6B4A6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9B32050"/>
    <w:multiLevelType w:val="hybridMultilevel"/>
    <w:tmpl w:val="9304A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DB7A53"/>
    <w:multiLevelType w:val="hybridMultilevel"/>
    <w:tmpl w:val="13784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C812A53"/>
    <w:multiLevelType w:val="hybridMultilevel"/>
    <w:tmpl w:val="F3EE9B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E500990"/>
    <w:multiLevelType w:val="hybridMultilevel"/>
    <w:tmpl w:val="2F5EB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3"/>
  </w:num>
  <w:num w:numId="3">
    <w:abstractNumId w:val="11"/>
  </w:num>
  <w:num w:numId="4">
    <w:abstractNumId w:val="1"/>
  </w:num>
  <w:num w:numId="5">
    <w:abstractNumId w:val="10"/>
  </w:num>
  <w:num w:numId="6">
    <w:abstractNumId w:val="8"/>
  </w:num>
  <w:num w:numId="7">
    <w:abstractNumId w:val="3"/>
  </w:num>
  <w:num w:numId="8">
    <w:abstractNumId w:val="6"/>
  </w:num>
  <w:num w:numId="9">
    <w:abstractNumId w:val="12"/>
  </w:num>
  <w:num w:numId="10">
    <w:abstractNumId w:val="9"/>
  </w:num>
  <w:num w:numId="11">
    <w:abstractNumId w:val="4"/>
  </w:num>
  <w:num w:numId="12">
    <w:abstractNumId w:val="16"/>
  </w:num>
  <w:num w:numId="13">
    <w:abstractNumId w:val="15"/>
  </w:num>
  <w:num w:numId="14">
    <w:abstractNumId w:val="7"/>
  </w:num>
  <w:num w:numId="15">
    <w:abstractNumId w:val="2"/>
  </w:num>
  <w:num w:numId="16">
    <w:abstractNumId w:val="5"/>
  </w:num>
  <w:num w:numId="17">
    <w:abstractNumId w:val="14"/>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iam Martin Chavez Gonzalez">
    <w15:presenceInfo w15:providerId="None" w15:userId="William Martin Chavez Gonzal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0958"/>
    <w:rsid w:val="00001703"/>
    <w:rsid w:val="00002AC3"/>
    <w:rsid w:val="000032EC"/>
    <w:rsid w:val="0000403E"/>
    <w:rsid w:val="00004491"/>
    <w:rsid w:val="00004D46"/>
    <w:rsid w:val="0000551F"/>
    <w:rsid w:val="00006108"/>
    <w:rsid w:val="00010839"/>
    <w:rsid w:val="00012009"/>
    <w:rsid w:val="00014FCC"/>
    <w:rsid w:val="00021820"/>
    <w:rsid w:val="00027273"/>
    <w:rsid w:val="00030888"/>
    <w:rsid w:val="0003326A"/>
    <w:rsid w:val="00033937"/>
    <w:rsid w:val="00033D61"/>
    <w:rsid w:val="0003543D"/>
    <w:rsid w:val="00036CB8"/>
    <w:rsid w:val="000370E4"/>
    <w:rsid w:val="00040513"/>
    <w:rsid w:val="00040ED8"/>
    <w:rsid w:val="000444A0"/>
    <w:rsid w:val="00045A4C"/>
    <w:rsid w:val="00052C6D"/>
    <w:rsid w:val="00055FCB"/>
    <w:rsid w:val="00057B03"/>
    <w:rsid w:val="000649B2"/>
    <w:rsid w:val="000668E2"/>
    <w:rsid w:val="0006780E"/>
    <w:rsid w:val="000706C1"/>
    <w:rsid w:val="000709E8"/>
    <w:rsid w:val="00071096"/>
    <w:rsid w:val="00071A0E"/>
    <w:rsid w:val="000734A9"/>
    <w:rsid w:val="00074D49"/>
    <w:rsid w:val="00083318"/>
    <w:rsid w:val="0008348C"/>
    <w:rsid w:val="00083669"/>
    <w:rsid w:val="00083914"/>
    <w:rsid w:val="00085A8E"/>
    <w:rsid w:val="00086BFD"/>
    <w:rsid w:val="000870FC"/>
    <w:rsid w:val="00090346"/>
    <w:rsid w:val="00092B6C"/>
    <w:rsid w:val="00093811"/>
    <w:rsid w:val="000958DD"/>
    <w:rsid w:val="00095AF9"/>
    <w:rsid w:val="00095E4F"/>
    <w:rsid w:val="000A0C34"/>
    <w:rsid w:val="000A1501"/>
    <w:rsid w:val="000A1C4B"/>
    <w:rsid w:val="000A490F"/>
    <w:rsid w:val="000A6663"/>
    <w:rsid w:val="000A7501"/>
    <w:rsid w:val="000A7580"/>
    <w:rsid w:val="000B0245"/>
    <w:rsid w:val="000B0D9E"/>
    <w:rsid w:val="000B1296"/>
    <w:rsid w:val="000B2138"/>
    <w:rsid w:val="000B413C"/>
    <w:rsid w:val="000B4D02"/>
    <w:rsid w:val="000B5F54"/>
    <w:rsid w:val="000B63B0"/>
    <w:rsid w:val="000B74E1"/>
    <w:rsid w:val="000C0651"/>
    <w:rsid w:val="000C3793"/>
    <w:rsid w:val="000C3E3D"/>
    <w:rsid w:val="000C4E56"/>
    <w:rsid w:val="000C7487"/>
    <w:rsid w:val="000C7E79"/>
    <w:rsid w:val="000D4C24"/>
    <w:rsid w:val="000E2A46"/>
    <w:rsid w:val="000E55D6"/>
    <w:rsid w:val="000E68D5"/>
    <w:rsid w:val="000E78C6"/>
    <w:rsid w:val="000F15F7"/>
    <w:rsid w:val="000F3255"/>
    <w:rsid w:val="000F3846"/>
    <w:rsid w:val="000F3ACA"/>
    <w:rsid w:val="000F5D1A"/>
    <w:rsid w:val="000F60C8"/>
    <w:rsid w:val="000F6D34"/>
    <w:rsid w:val="000F77B7"/>
    <w:rsid w:val="001028C2"/>
    <w:rsid w:val="0010369C"/>
    <w:rsid w:val="00104B37"/>
    <w:rsid w:val="00105233"/>
    <w:rsid w:val="0010575F"/>
    <w:rsid w:val="001059B5"/>
    <w:rsid w:val="00110319"/>
    <w:rsid w:val="001106D3"/>
    <w:rsid w:val="001108E7"/>
    <w:rsid w:val="00110DFB"/>
    <w:rsid w:val="00111691"/>
    <w:rsid w:val="00112CEE"/>
    <w:rsid w:val="00113D67"/>
    <w:rsid w:val="001159FA"/>
    <w:rsid w:val="00120349"/>
    <w:rsid w:val="00121FA7"/>
    <w:rsid w:val="00123702"/>
    <w:rsid w:val="00124149"/>
    <w:rsid w:val="001249EF"/>
    <w:rsid w:val="001315A6"/>
    <w:rsid w:val="00134CB0"/>
    <w:rsid w:val="0013636F"/>
    <w:rsid w:val="00136EB7"/>
    <w:rsid w:val="00140371"/>
    <w:rsid w:val="00140A3A"/>
    <w:rsid w:val="00146DDD"/>
    <w:rsid w:val="00147072"/>
    <w:rsid w:val="00152276"/>
    <w:rsid w:val="00152985"/>
    <w:rsid w:val="00152B44"/>
    <w:rsid w:val="00154E54"/>
    <w:rsid w:val="00156216"/>
    <w:rsid w:val="00157C7D"/>
    <w:rsid w:val="0016025E"/>
    <w:rsid w:val="00160AAA"/>
    <w:rsid w:val="001648C8"/>
    <w:rsid w:val="00164A78"/>
    <w:rsid w:val="0016554A"/>
    <w:rsid w:val="00166CF9"/>
    <w:rsid w:val="00166E3C"/>
    <w:rsid w:val="00172C09"/>
    <w:rsid w:val="00172DB6"/>
    <w:rsid w:val="001806B2"/>
    <w:rsid w:val="001808E7"/>
    <w:rsid w:val="00181780"/>
    <w:rsid w:val="00182260"/>
    <w:rsid w:val="00184A3B"/>
    <w:rsid w:val="00186DA1"/>
    <w:rsid w:val="00186F92"/>
    <w:rsid w:val="00187AFE"/>
    <w:rsid w:val="00191F5D"/>
    <w:rsid w:val="001934AC"/>
    <w:rsid w:val="001936DD"/>
    <w:rsid w:val="00195CE9"/>
    <w:rsid w:val="001963B1"/>
    <w:rsid w:val="001A0119"/>
    <w:rsid w:val="001A2109"/>
    <w:rsid w:val="001A2144"/>
    <w:rsid w:val="001A316E"/>
    <w:rsid w:val="001A59D8"/>
    <w:rsid w:val="001A7366"/>
    <w:rsid w:val="001B1E38"/>
    <w:rsid w:val="001B2135"/>
    <w:rsid w:val="001B328C"/>
    <w:rsid w:val="001B3992"/>
    <w:rsid w:val="001B5349"/>
    <w:rsid w:val="001B6DD0"/>
    <w:rsid w:val="001B7075"/>
    <w:rsid w:val="001B73CE"/>
    <w:rsid w:val="001C3569"/>
    <w:rsid w:val="001C5DE4"/>
    <w:rsid w:val="001C62C9"/>
    <w:rsid w:val="001C62EC"/>
    <w:rsid w:val="001D54A8"/>
    <w:rsid w:val="001E0EED"/>
    <w:rsid w:val="001E2502"/>
    <w:rsid w:val="001E27D8"/>
    <w:rsid w:val="001E456B"/>
    <w:rsid w:val="001E4577"/>
    <w:rsid w:val="001E680A"/>
    <w:rsid w:val="001E756D"/>
    <w:rsid w:val="001E7EFE"/>
    <w:rsid w:val="001F096B"/>
    <w:rsid w:val="001F1878"/>
    <w:rsid w:val="001F1971"/>
    <w:rsid w:val="001F2458"/>
    <w:rsid w:val="001F297B"/>
    <w:rsid w:val="001F3C06"/>
    <w:rsid w:val="001F4868"/>
    <w:rsid w:val="001F4EA8"/>
    <w:rsid w:val="001F55D0"/>
    <w:rsid w:val="001F55D3"/>
    <w:rsid w:val="001F6786"/>
    <w:rsid w:val="001F6D22"/>
    <w:rsid w:val="00200815"/>
    <w:rsid w:val="00203B43"/>
    <w:rsid w:val="00205757"/>
    <w:rsid w:val="002109E5"/>
    <w:rsid w:val="00216F80"/>
    <w:rsid w:val="00217FC6"/>
    <w:rsid w:val="00221CA2"/>
    <w:rsid w:val="00222F2A"/>
    <w:rsid w:val="0022391C"/>
    <w:rsid w:val="00224913"/>
    <w:rsid w:val="00225ADF"/>
    <w:rsid w:val="00226FEF"/>
    <w:rsid w:val="0023225C"/>
    <w:rsid w:val="0023241D"/>
    <w:rsid w:val="002325DF"/>
    <w:rsid w:val="00235CB9"/>
    <w:rsid w:val="0023624F"/>
    <w:rsid w:val="00237DAA"/>
    <w:rsid w:val="0024092A"/>
    <w:rsid w:val="00241E1B"/>
    <w:rsid w:val="002425CF"/>
    <w:rsid w:val="002433CC"/>
    <w:rsid w:val="00247627"/>
    <w:rsid w:val="002500A7"/>
    <w:rsid w:val="00250E6E"/>
    <w:rsid w:val="002535E1"/>
    <w:rsid w:val="00253D0F"/>
    <w:rsid w:val="002557B6"/>
    <w:rsid w:val="00256E56"/>
    <w:rsid w:val="002578C1"/>
    <w:rsid w:val="00260900"/>
    <w:rsid w:val="00262956"/>
    <w:rsid w:val="00266DF6"/>
    <w:rsid w:val="00267083"/>
    <w:rsid w:val="00270168"/>
    <w:rsid w:val="00274556"/>
    <w:rsid w:val="002767FF"/>
    <w:rsid w:val="00276C9A"/>
    <w:rsid w:val="00277088"/>
    <w:rsid w:val="0028005C"/>
    <w:rsid w:val="00282FFE"/>
    <w:rsid w:val="00283471"/>
    <w:rsid w:val="00284508"/>
    <w:rsid w:val="002845D9"/>
    <w:rsid w:val="00286677"/>
    <w:rsid w:val="0029083D"/>
    <w:rsid w:val="002926A5"/>
    <w:rsid w:val="00293A39"/>
    <w:rsid w:val="00294169"/>
    <w:rsid w:val="00294B12"/>
    <w:rsid w:val="002953DA"/>
    <w:rsid w:val="00295AF2"/>
    <w:rsid w:val="002979EC"/>
    <w:rsid w:val="002A0CD7"/>
    <w:rsid w:val="002A2E01"/>
    <w:rsid w:val="002B0C81"/>
    <w:rsid w:val="002B1650"/>
    <w:rsid w:val="002B7EA9"/>
    <w:rsid w:val="002C00AC"/>
    <w:rsid w:val="002C2225"/>
    <w:rsid w:val="002C3A6D"/>
    <w:rsid w:val="002C4865"/>
    <w:rsid w:val="002C4AA2"/>
    <w:rsid w:val="002C4C8B"/>
    <w:rsid w:val="002D08D7"/>
    <w:rsid w:val="002D41FA"/>
    <w:rsid w:val="002D5B98"/>
    <w:rsid w:val="002D619F"/>
    <w:rsid w:val="002D62EB"/>
    <w:rsid w:val="002E4027"/>
    <w:rsid w:val="00301E84"/>
    <w:rsid w:val="00302B43"/>
    <w:rsid w:val="0030385D"/>
    <w:rsid w:val="00303A58"/>
    <w:rsid w:val="0030420F"/>
    <w:rsid w:val="00310929"/>
    <w:rsid w:val="0031142B"/>
    <w:rsid w:val="00311646"/>
    <w:rsid w:val="00311A81"/>
    <w:rsid w:val="00311AC0"/>
    <w:rsid w:val="0031294F"/>
    <w:rsid w:val="00316D50"/>
    <w:rsid w:val="00316EBF"/>
    <w:rsid w:val="00317A48"/>
    <w:rsid w:val="003232DE"/>
    <w:rsid w:val="003234FD"/>
    <w:rsid w:val="003249C5"/>
    <w:rsid w:val="00324E9E"/>
    <w:rsid w:val="0032599F"/>
    <w:rsid w:val="00331663"/>
    <w:rsid w:val="0033794C"/>
    <w:rsid w:val="00340649"/>
    <w:rsid w:val="00340722"/>
    <w:rsid w:val="003436E6"/>
    <w:rsid w:val="00343B86"/>
    <w:rsid w:val="003470FD"/>
    <w:rsid w:val="00347FE4"/>
    <w:rsid w:val="003509D5"/>
    <w:rsid w:val="00351AFA"/>
    <w:rsid w:val="003535B5"/>
    <w:rsid w:val="0035540E"/>
    <w:rsid w:val="0035573B"/>
    <w:rsid w:val="00355E7D"/>
    <w:rsid w:val="00356590"/>
    <w:rsid w:val="003606C2"/>
    <w:rsid w:val="0036070F"/>
    <w:rsid w:val="0036085F"/>
    <w:rsid w:val="00361F48"/>
    <w:rsid w:val="00361FD2"/>
    <w:rsid w:val="003629D6"/>
    <w:rsid w:val="00370766"/>
    <w:rsid w:val="003711C7"/>
    <w:rsid w:val="00371B88"/>
    <w:rsid w:val="003726DE"/>
    <w:rsid w:val="00377D90"/>
    <w:rsid w:val="0038223F"/>
    <w:rsid w:val="0038246C"/>
    <w:rsid w:val="00382AF8"/>
    <w:rsid w:val="00384167"/>
    <w:rsid w:val="00384FCF"/>
    <w:rsid w:val="003852D3"/>
    <w:rsid w:val="003855D4"/>
    <w:rsid w:val="00385F80"/>
    <w:rsid w:val="00386320"/>
    <w:rsid w:val="00387E48"/>
    <w:rsid w:val="00392E4E"/>
    <w:rsid w:val="00392F26"/>
    <w:rsid w:val="00392F70"/>
    <w:rsid w:val="003931B9"/>
    <w:rsid w:val="00393BA0"/>
    <w:rsid w:val="003969BE"/>
    <w:rsid w:val="00396A2D"/>
    <w:rsid w:val="00397ABD"/>
    <w:rsid w:val="003A0CF9"/>
    <w:rsid w:val="003A26C9"/>
    <w:rsid w:val="003A2B16"/>
    <w:rsid w:val="003A404A"/>
    <w:rsid w:val="003A48B1"/>
    <w:rsid w:val="003B0CC9"/>
    <w:rsid w:val="003B3946"/>
    <w:rsid w:val="003B77EE"/>
    <w:rsid w:val="003B7A7B"/>
    <w:rsid w:val="003C0592"/>
    <w:rsid w:val="003C1D3F"/>
    <w:rsid w:val="003C305E"/>
    <w:rsid w:val="003C398C"/>
    <w:rsid w:val="003C49D1"/>
    <w:rsid w:val="003C71C4"/>
    <w:rsid w:val="003D091D"/>
    <w:rsid w:val="003D18FA"/>
    <w:rsid w:val="003E318B"/>
    <w:rsid w:val="003E5059"/>
    <w:rsid w:val="003E5170"/>
    <w:rsid w:val="003E5BAB"/>
    <w:rsid w:val="003F25B4"/>
    <w:rsid w:val="003F7050"/>
    <w:rsid w:val="0040075C"/>
    <w:rsid w:val="00401C41"/>
    <w:rsid w:val="00404787"/>
    <w:rsid w:val="0040499E"/>
    <w:rsid w:val="00406AE6"/>
    <w:rsid w:val="00410721"/>
    <w:rsid w:val="00415779"/>
    <w:rsid w:val="004218C6"/>
    <w:rsid w:val="00423E27"/>
    <w:rsid w:val="00423EA4"/>
    <w:rsid w:val="0042463F"/>
    <w:rsid w:val="00424709"/>
    <w:rsid w:val="00426679"/>
    <w:rsid w:val="00430EF1"/>
    <w:rsid w:val="00431012"/>
    <w:rsid w:val="00431B2F"/>
    <w:rsid w:val="004322B7"/>
    <w:rsid w:val="0043370A"/>
    <w:rsid w:val="00437B71"/>
    <w:rsid w:val="004409AD"/>
    <w:rsid w:val="004430E2"/>
    <w:rsid w:val="004434B7"/>
    <w:rsid w:val="00445FBF"/>
    <w:rsid w:val="0044611C"/>
    <w:rsid w:val="00447DC7"/>
    <w:rsid w:val="0045178C"/>
    <w:rsid w:val="00452118"/>
    <w:rsid w:val="00452C75"/>
    <w:rsid w:val="00453713"/>
    <w:rsid w:val="00453C7A"/>
    <w:rsid w:val="00454144"/>
    <w:rsid w:val="00455AF6"/>
    <w:rsid w:val="004570F3"/>
    <w:rsid w:val="00462A35"/>
    <w:rsid w:val="00462F16"/>
    <w:rsid w:val="00463CCB"/>
    <w:rsid w:val="0046641F"/>
    <w:rsid w:val="00470388"/>
    <w:rsid w:val="00470827"/>
    <w:rsid w:val="00471D84"/>
    <w:rsid w:val="004739BB"/>
    <w:rsid w:val="00475C16"/>
    <w:rsid w:val="0047792A"/>
    <w:rsid w:val="004807EC"/>
    <w:rsid w:val="00482F02"/>
    <w:rsid w:val="0048337A"/>
    <w:rsid w:val="00483E63"/>
    <w:rsid w:val="00485590"/>
    <w:rsid w:val="00487017"/>
    <w:rsid w:val="00491C1A"/>
    <w:rsid w:val="0049328C"/>
    <w:rsid w:val="00493EEC"/>
    <w:rsid w:val="00494673"/>
    <w:rsid w:val="004948C6"/>
    <w:rsid w:val="00495A0B"/>
    <w:rsid w:val="004A052D"/>
    <w:rsid w:val="004A171E"/>
    <w:rsid w:val="004A1E26"/>
    <w:rsid w:val="004A3238"/>
    <w:rsid w:val="004A4207"/>
    <w:rsid w:val="004A4534"/>
    <w:rsid w:val="004A5289"/>
    <w:rsid w:val="004A6E32"/>
    <w:rsid w:val="004B0DA2"/>
    <w:rsid w:val="004B2ECB"/>
    <w:rsid w:val="004B406F"/>
    <w:rsid w:val="004B5BB0"/>
    <w:rsid w:val="004C0E66"/>
    <w:rsid w:val="004C1F30"/>
    <w:rsid w:val="004C5002"/>
    <w:rsid w:val="004C73E2"/>
    <w:rsid w:val="004D1FD9"/>
    <w:rsid w:val="004D318B"/>
    <w:rsid w:val="004D4EF0"/>
    <w:rsid w:val="004D5329"/>
    <w:rsid w:val="004D6E09"/>
    <w:rsid w:val="004D7416"/>
    <w:rsid w:val="004D7FB8"/>
    <w:rsid w:val="004E1F3F"/>
    <w:rsid w:val="004E41CF"/>
    <w:rsid w:val="004E697A"/>
    <w:rsid w:val="004F01B3"/>
    <w:rsid w:val="004F0D80"/>
    <w:rsid w:val="004F17ED"/>
    <w:rsid w:val="004F248D"/>
    <w:rsid w:val="004F7872"/>
    <w:rsid w:val="00502FE9"/>
    <w:rsid w:val="00510228"/>
    <w:rsid w:val="00512EAF"/>
    <w:rsid w:val="005131A8"/>
    <w:rsid w:val="00513B3D"/>
    <w:rsid w:val="00517A00"/>
    <w:rsid w:val="00521DD0"/>
    <w:rsid w:val="005246C8"/>
    <w:rsid w:val="00524C77"/>
    <w:rsid w:val="0053081D"/>
    <w:rsid w:val="00530C82"/>
    <w:rsid w:val="00533853"/>
    <w:rsid w:val="005357C8"/>
    <w:rsid w:val="00541E4D"/>
    <w:rsid w:val="00542CE0"/>
    <w:rsid w:val="005456E9"/>
    <w:rsid w:val="00545FF8"/>
    <w:rsid w:val="0054742F"/>
    <w:rsid w:val="00547D05"/>
    <w:rsid w:val="005532A7"/>
    <w:rsid w:val="00555826"/>
    <w:rsid w:val="00557D5C"/>
    <w:rsid w:val="00560263"/>
    <w:rsid w:val="00563BAC"/>
    <w:rsid w:val="00563E99"/>
    <w:rsid w:val="00564AAD"/>
    <w:rsid w:val="00564C81"/>
    <w:rsid w:val="0056544B"/>
    <w:rsid w:val="005703F6"/>
    <w:rsid w:val="0057140A"/>
    <w:rsid w:val="0057413D"/>
    <w:rsid w:val="00574ACB"/>
    <w:rsid w:val="005767CF"/>
    <w:rsid w:val="00581CDD"/>
    <w:rsid w:val="00584751"/>
    <w:rsid w:val="00586973"/>
    <w:rsid w:val="00590901"/>
    <w:rsid w:val="00597A4E"/>
    <w:rsid w:val="005A38E7"/>
    <w:rsid w:val="005B03BF"/>
    <w:rsid w:val="005B0730"/>
    <w:rsid w:val="005B2B9C"/>
    <w:rsid w:val="005B3F2E"/>
    <w:rsid w:val="005B4436"/>
    <w:rsid w:val="005B5D67"/>
    <w:rsid w:val="005B7241"/>
    <w:rsid w:val="005B7D68"/>
    <w:rsid w:val="005C0F47"/>
    <w:rsid w:val="005C0FD2"/>
    <w:rsid w:val="005C102C"/>
    <w:rsid w:val="005C17AA"/>
    <w:rsid w:val="005C2580"/>
    <w:rsid w:val="005C2740"/>
    <w:rsid w:val="005C4319"/>
    <w:rsid w:val="005C75D7"/>
    <w:rsid w:val="005D2084"/>
    <w:rsid w:val="005D2FA6"/>
    <w:rsid w:val="005D60F9"/>
    <w:rsid w:val="005D61F4"/>
    <w:rsid w:val="005D636B"/>
    <w:rsid w:val="005D6FF4"/>
    <w:rsid w:val="005D71DC"/>
    <w:rsid w:val="005E0488"/>
    <w:rsid w:val="005E26A1"/>
    <w:rsid w:val="005E31D5"/>
    <w:rsid w:val="005E66D3"/>
    <w:rsid w:val="005E6E44"/>
    <w:rsid w:val="005E6F87"/>
    <w:rsid w:val="005F042D"/>
    <w:rsid w:val="005F0967"/>
    <w:rsid w:val="005F3E5E"/>
    <w:rsid w:val="005F5B0B"/>
    <w:rsid w:val="00601ABC"/>
    <w:rsid w:val="00601D0A"/>
    <w:rsid w:val="006034BA"/>
    <w:rsid w:val="006035D8"/>
    <w:rsid w:val="00607516"/>
    <w:rsid w:val="006078EF"/>
    <w:rsid w:val="00607B26"/>
    <w:rsid w:val="006107C1"/>
    <w:rsid w:val="0061266A"/>
    <w:rsid w:val="006143A0"/>
    <w:rsid w:val="006154CA"/>
    <w:rsid w:val="00616969"/>
    <w:rsid w:val="006169F5"/>
    <w:rsid w:val="00620600"/>
    <w:rsid w:val="00620BA4"/>
    <w:rsid w:val="00621732"/>
    <w:rsid w:val="00622F5B"/>
    <w:rsid w:val="00626B67"/>
    <w:rsid w:val="006271FA"/>
    <w:rsid w:val="00633BB0"/>
    <w:rsid w:val="00633F4D"/>
    <w:rsid w:val="00636165"/>
    <w:rsid w:val="006409FF"/>
    <w:rsid w:val="00640C3B"/>
    <w:rsid w:val="00642BB3"/>
    <w:rsid w:val="006443BD"/>
    <w:rsid w:val="006449D7"/>
    <w:rsid w:val="006513B7"/>
    <w:rsid w:val="00652A27"/>
    <w:rsid w:val="00652FF0"/>
    <w:rsid w:val="00653F2C"/>
    <w:rsid w:val="00657B79"/>
    <w:rsid w:val="00660050"/>
    <w:rsid w:val="00660F78"/>
    <w:rsid w:val="00661B5A"/>
    <w:rsid w:val="00662B8F"/>
    <w:rsid w:val="00662C71"/>
    <w:rsid w:val="00662D39"/>
    <w:rsid w:val="00662D4F"/>
    <w:rsid w:val="0066500F"/>
    <w:rsid w:val="00666559"/>
    <w:rsid w:val="006665E8"/>
    <w:rsid w:val="00666B86"/>
    <w:rsid w:val="0066785B"/>
    <w:rsid w:val="00672F90"/>
    <w:rsid w:val="006736B2"/>
    <w:rsid w:val="00673D39"/>
    <w:rsid w:val="00676924"/>
    <w:rsid w:val="006774A9"/>
    <w:rsid w:val="006805EB"/>
    <w:rsid w:val="00681256"/>
    <w:rsid w:val="00686956"/>
    <w:rsid w:val="00687A38"/>
    <w:rsid w:val="00687C9E"/>
    <w:rsid w:val="00687DB8"/>
    <w:rsid w:val="00687E00"/>
    <w:rsid w:val="006904FB"/>
    <w:rsid w:val="006907B2"/>
    <w:rsid w:val="00691619"/>
    <w:rsid w:val="00691DF9"/>
    <w:rsid w:val="00694733"/>
    <w:rsid w:val="006972E0"/>
    <w:rsid w:val="006A1F78"/>
    <w:rsid w:val="006A23D8"/>
    <w:rsid w:val="006A2988"/>
    <w:rsid w:val="006A44EF"/>
    <w:rsid w:val="006A6114"/>
    <w:rsid w:val="006A651A"/>
    <w:rsid w:val="006A6A55"/>
    <w:rsid w:val="006A72CB"/>
    <w:rsid w:val="006A732A"/>
    <w:rsid w:val="006A7AF4"/>
    <w:rsid w:val="006A7E24"/>
    <w:rsid w:val="006B150D"/>
    <w:rsid w:val="006B3452"/>
    <w:rsid w:val="006B3713"/>
    <w:rsid w:val="006B4E75"/>
    <w:rsid w:val="006B5908"/>
    <w:rsid w:val="006C0995"/>
    <w:rsid w:val="006C2840"/>
    <w:rsid w:val="006C314E"/>
    <w:rsid w:val="006C4356"/>
    <w:rsid w:val="006C556B"/>
    <w:rsid w:val="006C67C6"/>
    <w:rsid w:val="006D0134"/>
    <w:rsid w:val="006D5559"/>
    <w:rsid w:val="006D6249"/>
    <w:rsid w:val="006D63B9"/>
    <w:rsid w:val="006D6A92"/>
    <w:rsid w:val="006D7470"/>
    <w:rsid w:val="006E2465"/>
    <w:rsid w:val="006E43E6"/>
    <w:rsid w:val="006E4AD2"/>
    <w:rsid w:val="006F0200"/>
    <w:rsid w:val="006F05B1"/>
    <w:rsid w:val="006F2336"/>
    <w:rsid w:val="006F2B54"/>
    <w:rsid w:val="006F3C6C"/>
    <w:rsid w:val="006F76CF"/>
    <w:rsid w:val="00700F64"/>
    <w:rsid w:val="00701626"/>
    <w:rsid w:val="00703AEA"/>
    <w:rsid w:val="0070406F"/>
    <w:rsid w:val="0070433B"/>
    <w:rsid w:val="00705619"/>
    <w:rsid w:val="00705788"/>
    <w:rsid w:val="007115FE"/>
    <w:rsid w:val="00712C71"/>
    <w:rsid w:val="00715003"/>
    <w:rsid w:val="00716132"/>
    <w:rsid w:val="00721129"/>
    <w:rsid w:val="00721203"/>
    <w:rsid w:val="007225A0"/>
    <w:rsid w:val="00723F04"/>
    <w:rsid w:val="007240E1"/>
    <w:rsid w:val="00724692"/>
    <w:rsid w:val="00727DDD"/>
    <w:rsid w:val="00730AC2"/>
    <w:rsid w:val="00732D22"/>
    <w:rsid w:val="007350D1"/>
    <w:rsid w:val="0073611C"/>
    <w:rsid w:val="007376C8"/>
    <w:rsid w:val="00740FF3"/>
    <w:rsid w:val="00741624"/>
    <w:rsid w:val="00742824"/>
    <w:rsid w:val="007432E4"/>
    <w:rsid w:val="00743490"/>
    <w:rsid w:val="0074446C"/>
    <w:rsid w:val="007460DD"/>
    <w:rsid w:val="00746BD7"/>
    <w:rsid w:val="007470C3"/>
    <w:rsid w:val="00750CD9"/>
    <w:rsid w:val="007511A4"/>
    <w:rsid w:val="00752A7B"/>
    <w:rsid w:val="00753040"/>
    <w:rsid w:val="00755753"/>
    <w:rsid w:val="00756B3A"/>
    <w:rsid w:val="0075743E"/>
    <w:rsid w:val="00757697"/>
    <w:rsid w:val="007630C0"/>
    <w:rsid w:val="0076449C"/>
    <w:rsid w:val="007651BE"/>
    <w:rsid w:val="00766E1E"/>
    <w:rsid w:val="00770E57"/>
    <w:rsid w:val="00770EE6"/>
    <w:rsid w:val="0077124F"/>
    <w:rsid w:val="00771C8C"/>
    <w:rsid w:val="007767E2"/>
    <w:rsid w:val="00777F14"/>
    <w:rsid w:val="0078192D"/>
    <w:rsid w:val="007846B6"/>
    <w:rsid w:val="0078512A"/>
    <w:rsid w:val="00785902"/>
    <w:rsid w:val="007867F2"/>
    <w:rsid w:val="00790401"/>
    <w:rsid w:val="00790559"/>
    <w:rsid w:val="00793B24"/>
    <w:rsid w:val="00793BBF"/>
    <w:rsid w:val="00795E7A"/>
    <w:rsid w:val="00796F9C"/>
    <w:rsid w:val="0079722F"/>
    <w:rsid w:val="0079771B"/>
    <w:rsid w:val="007A027E"/>
    <w:rsid w:val="007A1069"/>
    <w:rsid w:val="007A13B5"/>
    <w:rsid w:val="007A3636"/>
    <w:rsid w:val="007A3EC6"/>
    <w:rsid w:val="007A6004"/>
    <w:rsid w:val="007A78AA"/>
    <w:rsid w:val="007A79D5"/>
    <w:rsid w:val="007A7A06"/>
    <w:rsid w:val="007A7BAF"/>
    <w:rsid w:val="007B0E1E"/>
    <w:rsid w:val="007B1CA6"/>
    <w:rsid w:val="007B5250"/>
    <w:rsid w:val="007C28B4"/>
    <w:rsid w:val="007C4C6C"/>
    <w:rsid w:val="007C4D06"/>
    <w:rsid w:val="007C705E"/>
    <w:rsid w:val="007C7FE3"/>
    <w:rsid w:val="007D00E0"/>
    <w:rsid w:val="007D3453"/>
    <w:rsid w:val="007D6CDE"/>
    <w:rsid w:val="007E2548"/>
    <w:rsid w:val="007E31FD"/>
    <w:rsid w:val="007E4F29"/>
    <w:rsid w:val="007E6837"/>
    <w:rsid w:val="007E6EEC"/>
    <w:rsid w:val="007E7A2A"/>
    <w:rsid w:val="007F062E"/>
    <w:rsid w:val="007F5F59"/>
    <w:rsid w:val="007F74B9"/>
    <w:rsid w:val="00800DB0"/>
    <w:rsid w:val="00801638"/>
    <w:rsid w:val="008040A9"/>
    <w:rsid w:val="00804A69"/>
    <w:rsid w:val="0080666F"/>
    <w:rsid w:val="00806B73"/>
    <w:rsid w:val="00807A45"/>
    <w:rsid w:val="008107D2"/>
    <w:rsid w:val="0081208A"/>
    <w:rsid w:val="00817D89"/>
    <w:rsid w:val="00822797"/>
    <w:rsid w:val="008238BF"/>
    <w:rsid w:val="00826528"/>
    <w:rsid w:val="008266EB"/>
    <w:rsid w:val="008332B2"/>
    <w:rsid w:val="00833819"/>
    <w:rsid w:val="0083547E"/>
    <w:rsid w:val="00835583"/>
    <w:rsid w:val="0083779D"/>
    <w:rsid w:val="00842E9F"/>
    <w:rsid w:val="00847792"/>
    <w:rsid w:val="00850C56"/>
    <w:rsid w:val="00851C0C"/>
    <w:rsid w:val="008530DA"/>
    <w:rsid w:val="008544A4"/>
    <w:rsid w:val="00854515"/>
    <w:rsid w:val="00854B83"/>
    <w:rsid w:val="00856BC8"/>
    <w:rsid w:val="00856D86"/>
    <w:rsid w:val="00860F3A"/>
    <w:rsid w:val="00862107"/>
    <w:rsid w:val="00862F8C"/>
    <w:rsid w:val="008666C7"/>
    <w:rsid w:val="00870A27"/>
    <w:rsid w:val="00874A6D"/>
    <w:rsid w:val="008758A6"/>
    <w:rsid w:val="00882513"/>
    <w:rsid w:val="0088316D"/>
    <w:rsid w:val="00883D5A"/>
    <w:rsid w:val="0088441A"/>
    <w:rsid w:val="008854A3"/>
    <w:rsid w:val="00885AE8"/>
    <w:rsid w:val="00885F03"/>
    <w:rsid w:val="00893859"/>
    <w:rsid w:val="00894D74"/>
    <w:rsid w:val="00894DAB"/>
    <w:rsid w:val="008A03A7"/>
    <w:rsid w:val="008A2546"/>
    <w:rsid w:val="008A3D9B"/>
    <w:rsid w:val="008A3DF3"/>
    <w:rsid w:val="008A52F3"/>
    <w:rsid w:val="008A60CE"/>
    <w:rsid w:val="008A6BB0"/>
    <w:rsid w:val="008B7FB8"/>
    <w:rsid w:val="008C44DD"/>
    <w:rsid w:val="008C45D7"/>
    <w:rsid w:val="008C6A48"/>
    <w:rsid w:val="008C6DF9"/>
    <w:rsid w:val="008C7E6D"/>
    <w:rsid w:val="008D09FC"/>
    <w:rsid w:val="008D1265"/>
    <w:rsid w:val="008D1986"/>
    <w:rsid w:val="008D1F50"/>
    <w:rsid w:val="008D4A5E"/>
    <w:rsid w:val="008D64F1"/>
    <w:rsid w:val="008E186F"/>
    <w:rsid w:val="008E1E7F"/>
    <w:rsid w:val="008E4558"/>
    <w:rsid w:val="008E526B"/>
    <w:rsid w:val="008F338B"/>
    <w:rsid w:val="008F36B1"/>
    <w:rsid w:val="008F3D77"/>
    <w:rsid w:val="008F71EB"/>
    <w:rsid w:val="009013B7"/>
    <w:rsid w:val="00901461"/>
    <w:rsid w:val="00901681"/>
    <w:rsid w:val="00902489"/>
    <w:rsid w:val="00905118"/>
    <w:rsid w:val="00905597"/>
    <w:rsid w:val="009069A8"/>
    <w:rsid w:val="00906C37"/>
    <w:rsid w:val="0091073F"/>
    <w:rsid w:val="00910AEA"/>
    <w:rsid w:val="0091151F"/>
    <w:rsid w:val="00911D77"/>
    <w:rsid w:val="00913110"/>
    <w:rsid w:val="009142DA"/>
    <w:rsid w:val="009165D4"/>
    <w:rsid w:val="009165D6"/>
    <w:rsid w:val="00916AF1"/>
    <w:rsid w:val="00926AFF"/>
    <w:rsid w:val="00926EE6"/>
    <w:rsid w:val="00927FE8"/>
    <w:rsid w:val="009306C3"/>
    <w:rsid w:val="00932A08"/>
    <w:rsid w:val="0093302C"/>
    <w:rsid w:val="009338F7"/>
    <w:rsid w:val="00934495"/>
    <w:rsid w:val="00934A2E"/>
    <w:rsid w:val="0093616E"/>
    <w:rsid w:val="0093625A"/>
    <w:rsid w:val="00940BB2"/>
    <w:rsid w:val="009422D1"/>
    <w:rsid w:val="00942E75"/>
    <w:rsid w:val="009459F2"/>
    <w:rsid w:val="00946598"/>
    <w:rsid w:val="009467EE"/>
    <w:rsid w:val="00950BD9"/>
    <w:rsid w:val="00950FDC"/>
    <w:rsid w:val="00951FCF"/>
    <w:rsid w:val="009529EE"/>
    <w:rsid w:val="00954C63"/>
    <w:rsid w:val="00955AE6"/>
    <w:rsid w:val="009604DD"/>
    <w:rsid w:val="009630F8"/>
    <w:rsid w:val="00964758"/>
    <w:rsid w:val="009647CE"/>
    <w:rsid w:val="009654CA"/>
    <w:rsid w:val="009665AC"/>
    <w:rsid w:val="009678A7"/>
    <w:rsid w:val="00970B06"/>
    <w:rsid w:val="00972377"/>
    <w:rsid w:val="0097271F"/>
    <w:rsid w:val="00972C28"/>
    <w:rsid w:val="00974480"/>
    <w:rsid w:val="00975A4D"/>
    <w:rsid w:val="00976833"/>
    <w:rsid w:val="0098046A"/>
    <w:rsid w:val="009809A9"/>
    <w:rsid w:val="00982D04"/>
    <w:rsid w:val="00985D87"/>
    <w:rsid w:val="00987B26"/>
    <w:rsid w:val="0099098D"/>
    <w:rsid w:val="00991879"/>
    <w:rsid w:val="00991FAE"/>
    <w:rsid w:val="00993553"/>
    <w:rsid w:val="009A1B08"/>
    <w:rsid w:val="009A1BC2"/>
    <w:rsid w:val="009A394B"/>
    <w:rsid w:val="009A4F2E"/>
    <w:rsid w:val="009B19A0"/>
    <w:rsid w:val="009B3221"/>
    <w:rsid w:val="009B3B5A"/>
    <w:rsid w:val="009B4F6B"/>
    <w:rsid w:val="009B6A60"/>
    <w:rsid w:val="009C5253"/>
    <w:rsid w:val="009D09DF"/>
    <w:rsid w:val="009D2168"/>
    <w:rsid w:val="009D30E1"/>
    <w:rsid w:val="009D3A3E"/>
    <w:rsid w:val="009D5BBF"/>
    <w:rsid w:val="009D69BE"/>
    <w:rsid w:val="009D6A86"/>
    <w:rsid w:val="009D7AAB"/>
    <w:rsid w:val="009E00F8"/>
    <w:rsid w:val="009E258E"/>
    <w:rsid w:val="009E2867"/>
    <w:rsid w:val="009E28F1"/>
    <w:rsid w:val="009E6810"/>
    <w:rsid w:val="009E6DFF"/>
    <w:rsid w:val="009F112F"/>
    <w:rsid w:val="009F1745"/>
    <w:rsid w:val="009F29CD"/>
    <w:rsid w:val="009F4314"/>
    <w:rsid w:val="00A01D18"/>
    <w:rsid w:val="00A03B88"/>
    <w:rsid w:val="00A04331"/>
    <w:rsid w:val="00A04DF4"/>
    <w:rsid w:val="00A07971"/>
    <w:rsid w:val="00A1033A"/>
    <w:rsid w:val="00A201AB"/>
    <w:rsid w:val="00A2187A"/>
    <w:rsid w:val="00A24CAA"/>
    <w:rsid w:val="00A2650A"/>
    <w:rsid w:val="00A272DB"/>
    <w:rsid w:val="00A35122"/>
    <w:rsid w:val="00A352AC"/>
    <w:rsid w:val="00A408CB"/>
    <w:rsid w:val="00A41AEC"/>
    <w:rsid w:val="00A43944"/>
    <w:rsid w:val="00A4635B"/>
    <w:rsid w:val="00A46363"/>
    <w:rsid w:val="00A46FE2"/>
    <w:rsid w:val="00A477B4"/>
    <w:rsid w:val="00A51438"/>
    <w:rsid w:val="00A55BCD"/>
    <w:rsid w:val="00A570BC"/>
    <w:rsid w:val="00A571C7"/>
    <w:rsid w:val="00A616D7"/>
    <w:rsid w:val="00A618AF"/>
    <w:rsid w:val="00A61C8F"/>
    <w:rsid w:val="00A641DC"/>
    <w:rsid w:val="00A64DAA"/>
    <w:rsid w:val="00A6606B"/>
    <w:rsid w:val="00A669AD"/>
    <w:rsid w:val="00A66DEE"/>
    <w:rsid w:val="00A67042"/>
    <w:rsid w:val="00A7010F"/>
    <w:rsid w:val="00A70C74"/>
    <w:rsid w:val="00A713CB"/>
    <w:rsid w:val="00A71CE0"/>
    <w:rsid w:val="00A73F02"/>
    <w:rsid w:val="00A74238"/>
    <w:rsid w:val="00A7516F"/>
    <w:rsid w:val="00A7555C"/>
    <w:rsid w:val="00A807D0"/>
    <w:rsid w:val="00A81531"/>
    <w:rsid w:val="00A83158"/>
    <w:rsid w:val="00A839C9"/>
    <w:rsid w:val="00A843E5"/>
    <w:rsid w:val="00A84AC9"/>
    <w:rsid w:val="00A86B92"/>
    <w:rsid w:val="00A87284"/>
    <w:rsid w:val="00A96BBF"/>
    <w:rsid w:val="00AA2A5C"/>
    <w:rsid w:val="00AA5894"/>
    <w:rsid w:val="00AA5FC7"/>
    <w:rsid w:val="00AA65A7"/>
    <w:rsid w:val="00AB0F3A"/>
    <w:rsid w:val="00AB38F0"/>
    <w:rsid w:val="00AB3D90"/>
    <w:rsid w:val="00AC5078"/>
    <w:rsid w:val="00AC5D37"/>
    <w:rsid w:val="00AD08A7"/>
    <w:rsid w:val="00AD1314"/>
    <w:rsid w:val="00AD551D"/>
    <w:rsid w:val="00AD65FE"/>
    <w:rsid w:val="00AE02C0"/>
    <w:rsid w:val="00AE122E"/>
    <w:rsid w:val="00AE1294"/>
    <w:rsid w:val="00AE1F03"/>
    <w:rsid w:val="00AF1549"/>
    <w:rsid w:val="00AF2A6B"/>
    <w:rsid w:val="00AF5780"/>
    <w:rsid w:val="00AF673C"/>
    <w:rsid w:val="00AF7DC9"/>
    <w:rsid w:val="00B02F42"/>
    <w:rsid w:val="00B03B50"/>
    <w:rsid w:val="00B04A0F"/>
    <w:rsid w:val="00B064CB"/>
    <w:rsid w:val="00B06834"/>
    <w:rsid w:val="00B06C72"/>
    <w:rsid w:val="00B06E8C"/>
    <w:rsid w:val="00B10DE3"/>
    <w:rsid w:val="00B10EE9"/>
    <w:rsid w:val="00B11EF5"/>
    <w:rsid w:val="00B1244B"/>
    <w:rsid w:val="00B12B63"/>
    <w:rsid w:val="00B12B9E"/>
    <w:rsid w:val="00B12E2E"/>
    <w:rsid w:val="00B14FF0"/>
    <w:rsid w:val="00B151DE"/>
    <w:rsid w:val="00B16EEB"/>
    <w:rsid w:val="00B206CB"/>
    <w:rsid w:val="00B206F9"/>
    <w:rsid w:val="00B26CFD"/>
    <w:rsid w:val="00B27673"/>
    <w:rsid w:val="00B32AA6"/>
    <w:rsid w:val="00B36990"/>
    <w:rsid w:val="00B37F9C"/>
    <w:rsid w:val="00B40A83"/>
    <w:rsid w:val="00B4364D"/>
    <w:rsid w:val="00B46255"/>
    <w:rsid w:val="00B5289E"/>
    <w:rsid w:val="00B56336"/>
    <w:rsid w:val="00B60F97"/>
    <w:rsid w:val="00B61980"/>
    <w:rsid w:val="00B6769B"/>
    <w:rsid w:val="00B67B16"/>
    <w:rsid w:val="00B70719"/>
    <w:rsid w:val="00B72A5B"/>
    <w:rsid w:val="00B74862"/>
    <w:rsid w:val="00B761BA"/>
    <w:rsid w:val="00B766AE"/>
    <w:rsid w:val="00B826A3"/>
    <w:rsid w:val="00B84749"/>
    <w:rsid w:val="00B8478F"/>
    <w:rsid w:val="00B90250"/>
    <w:rsid w:val="00B9062E"/>
    <w:rsid w:val="00B911E1"/>
    <w:rsid w:val="00B91382"/>
    <w:rsid w:val="00B91BAE"/>
    <w:rsid w:val="00B94A75"/>
    <w:rsid w:val="00B95026"/>
    <w:rsid w:val="00B953F9"/>
    <w:rsid w:val="00BA0412"/>
    <w:rsid w:val="00BA0DBE"/>
    <w:rsid w:val="00BA27AA"/>
    <w:rsid w:val="00BA48AE"/>
    <w:rsid w:val="00BA4AB9"/>
    <w:rsid w:val="00BA6EC2"/>
    <w:rsid w:val="00BA76E7"/>
    <w:rsid w:val="00BB0C59"/>
    <w:rsid w:val="00BB1991"/>
    <w:rsid w:val="00BB2EFD"/>
    <w:rsid w:val="00BB42BF"/>
    <w:rsid w:val="00BB7449"/>
    <w:rsid w:val="00BC0806"/>
    <w:rsid w:val="00BC1DBC"/>
    <w:rsid w:val="00BC2BCB"/>
    <w:rsid w:val="00BC352D"/>
    <w:rsid w:val="00BC3CFF"/>
    <w:rsid w:val="00BC42C7"/>
    <w:rsid w:val="00BC4670"/>
    <w:rsid w:val="00BC5EEA"/>
    <w:rsid w:val="00BC6427"/>
    <w:rsid w:val="00BD133A"/>
    <w:rsid w:val="00BD1FD0"/>
    <w:rsid w:val="00BD283C"/>
    <w:rsid w:val="00BD2CB5"/>
    <w:rsid w:val="00BD4923"/>
    <w:rsid w:val="00BD65B0"/>
    <w:rsid w:val="00BE14A1"/>
    <w:rsid w:val="00BE410C"/>
    <w:rsid w:val="00BE460B"/>
    <w:rsid w:val="00BE5787"/>
    <w:rsid w:val="00BE6DDF"/>
    <w:rsid w:val="00BF0C7B"/>
    <w:rsid w:val="00BF1614"/>
    <w:rsid w:val="00BF385E"/>
    <w:rsid w:val="00BF4B8A"/>
    <w:rsid w:val="00C01601"/>
    <w:rsid w:val="00C017D0"/>
    <w:rsid w:val="00C02EEB"/>
    <w:rsid w:val="00C04F2C"/>
    <w:rsid w:val="00C052AB"/>
    <w:rsid w:val="00C0608A"/>
    <w:rsid w:val="00C075CA"/>
    <w:rsid w:val="00C078F0"/>
    <w:rsid w:val="00C10262"/>
    <w:rsid w:val="00C10F19"/>
    <w:rsid w:val="00C14603"/>
    <w:rsid w:val="00C15DC3"/>
    <w:rsid w:val="00C16F08"/>
    <w:rsid w:val="00C174F6"/>
    <w:rsid w:val="00C1768C"/>
    <w:rsid w:val="00C17822"/>
    <w:rsid w:val="00C241E7"/>
    <w:rsid w:val="00C264B2"/>
    <w:rsid w:val="00C30086"/>
    <w:rsid w:val="00C30344"/>
    <w:rsid w:val="00C3148B"/>
    <w:rsid w:val="00C31E44"/>
    <w:rsid w:val="00C323E2"/>
    <w:rsid w:val="00C330A4"/>
    <w:rsid w:val="00C342B8"/>
    <w:rsid w:val="00C3554D"/>
    <w:rsid w:val="00C35916"/>
    <w:rsid w:val="00C519F0"/>
    <w:rsid w:val="00C54D20"/>
    <w:rsid w:val="00C615AF"/>
    <w:rsid w:val="00C642D9"/>
    <w:rsid w:val="00C64343"/>
    <w:rsid w:val="00C64A60"/>
    <w:rsid w:val="00C67A9F"/>
    <w:rsid w:val="00C70CED"/>
    <w:rsid w:val="00C75E22"/>
    <w:rsid w:val="00C76114"/>
    <w:rsid w:val="00C76715"/>
    <w:rsid w:val="00C7718E"/>
    <w:rsid w:val="00C80B27"/>
    <w:rsid w:val="00C8170A"/>
    <w:rsid w:val="00C83387"/>
    <w:rsid w:val="00C83870"/>
    <w:rsid w:val="00C84634"/>
    <w:rsid w:val="00C86266"/>
    <w:rsid w:val="00C86ACC"/>
    <w:rsid w:val="00C8728C"/>
    <w:rsid w:val="00C9109F"/>
    <w:rsid w:val="00C9257A"/>
    <w:rsid w:val="00C92C51"/>
    <w:rsid w:val="00C96530"/>
    <w:rsid w:val="00CA12D9"/>
    <w:rsid w:val="00CA141D"/>
    <w:rsid w:val="00CA2194"/>
    <w:rsid w:val="00CA2ACB"/>
    <w:rsid w:val="00CA4DD6"/>
    <w:rsid w:val="00CA778B"/>
    <w:rsid w:val="00CB0078"/>
    <w:rsid w:val="00CB054A"/>
    <w:rsid w:val="00CB29F2"/>
    <w:rsid w:val="00CB2E91"/>
    <w:rsid w:val="00CB4E18"/>
    <w:rsid w:val="00CB63A4"/>
    <w:rsid w:val="00CB68EF"/>
    <w:rsid w:val="00CB7245"/>
    <w:rsid w:val="00CC0168"/>
    <w:rsid w:val="00CC6410"/>
    <w:rsid w:val="00CC6CFE"/>
    <w:rsid w:val="00CC6D22"/>
    <w:rsid w:val="00CD0641"/>
    <w:rsid w:val="00CD1DFB"/>
    <w:rsid w:val="00CD2464"/>
    <w:rsid w:val="00CD4806"/>
    <w:rsid w:val="00CD51A2"/>
    <w:rsid w:val="00CD5304"/>
    <w:rsid w:val="00CD5D19"/>
    <w:rsid w:val="00CE1872"/>
    <w:rsid w:val="00CE2477"/>
    <w:rsid w:val="00CE611E"/>
    <w:rsid w:val="00CF2188"/>
    <w:rsid w:val="00CF38F0"/>
    <w:rsid w:val="00CF4445"/>
    <w:rsid w:val="00CF49EE"/>
    <w:rsid w:val="00CF6EEE"/>
    <w:rsid w:val="00CF7B82"/>
    <w:rsid w:val="00D002E2"/>
    <w:rsid w:val="00D02B40"/>
    <w:rsid w:val="00D0432A"/>
    <w:rsid w:val="00D11048"/>
    <w:rsid w:val="00D1410C"/>
    <w:rsid w:val="00D14B70"/>
    <w:rsid w:val="00D17574"/>
    <w:rsid w:val="00D175CC"/>
    <w:rsid w:val="00D20E30"/>
    <w:rsid w:val="00D22A80"/>
    <w:rsid w:val="00D237D5"/>
    <w:rsid w:val="00D25F3D"/>
    <w:rsid w:val="00D27596"/>
    <w:rsid w:val="00D27B86"/>
    <w:rsid w:val="00D30B40"/>
    <w:rsid w:val="00D313B1"/>
    <w:rsid w:val="00D31F55"/>
    <w:rsid w:val="00D31F8B"/>
    <w:rsid w:val="00D3242F"/>
    <w:rsid w:val="00D34005"/>
    <w:rsid w:val="00D3494E"/>
    <w:rsid w:val="00D34E9C"/>
    <w:rsid w:val="00D351CF"/>
    <w:rsid w:val="00D357FA"/>
    <w:rsid w:val="00D36F63"/>
    <w:rsid w:val="00D42094"/>
    <w:rsid w:val="00D452ED"/>
    <w:rsid w:val="00D463EA"/>
    <w:rsid w:val="00D46B50"/>
    <w:rsid w:val="00D52825"/>
    <w:rsid w:val="00D54785"/>
    <w:rsid w:val="00D563DF"/>
    <w:rsid w:val="00D567DD"/>
    <w:rsid w:val="00D56E72"/>
    <w:rsid w:val="00D60A10"/>
    <w:rsid w:val="00D62859"/>
    <w:rsid w:val="00D63542"/>
    <w:rsid w:val="00D75D9E"/>
    <w:rsid w:val="00D77A65"/>
    <w:rsid w:val="00D817D2"/>
    <w:rsid w:val="00D81E28"/>
    <w:rsid w:val="00D82F0B"/>
    <w:rsid w:val="00D8438E"/>
    <w:rsid w:val="00D86D25"/>
    <w:rsid w:val="00D944F5"/>
    <w:rsid w:val="00D9491C"/>
    <w:rsid w:val="00DA0828"/>
    <w:rsid w:val="00DA0883"/>
    <w:rsid w:val="00DA542F"/>
    <w:rsid w:val="00DB5133"/>
    <w:rsid w:val="00DB7810"/>
    <w:rsid w:val="00DB7BA6"/>
    <w:rsid w:val="00DC0BEF"/>
    <w:rsid w:val="00DC1F8A"/>
    <w:rsid w:val="00DC43AD"/>
    <w:rsid w:val="00DC7BD2"/>
    <w:rsid w:val="00DD575C"/>
    <w:rsid w:val="00DE14A4"/>
    <w:rsid w:val="00DE19A6"/>
    <w:rsid w:val="00DE3720"/>
    <w:rsid w:val="00DE3B35"/>
    <w:rsid w:val="00DE410A"/>
    <w:rsid w:val="00DE43AC"/>
    <w:rsid w:val="00DE609F"/>
    <w:rsid w:val="00DE7D1F"/>
    <w:rsid w:val="00DF1A3A"/>
    <w:rsid w:val="00DF7219"/>
    <w:rsid w:val="00DF7B94"/>
    <w:rsid w:val="00DF7E48"/>
    <w:rsid w:val="00E003E5"/>
    <w:rsid w:val="00E0291B"/>
    <w:rsid w:val="00E03E3C"/>
    <w:rsid w:val="00E1034C"/>
    <w:rsid w:val="00E10DD2"/>
    <w:rsid w:val="00E13191"/>
    <w:rsid w:val="00E13F67"/>
    <w:rsid w:val="00E158C3"/>
    <w:rsid w:val="00E15935"/>
    <w:rsid w:val="00E165F3"/>
    <w:rsid w:val="00E20C93"/>
    <w:rsid w:val="00E21296"/>
    <w:rsid w:val="00E3285E"/>
    <w:rsid w:val="00E33474"/>
    <w:rsid w:val="00E3456E"/>
    <w:rsid w:val="00E34EE2"/>
    <w:rsid w:val="00E35C64"/>
    <w:rsid w:val="00E35F82"/>
    <w:rsid w:val="00E3699A"/>
    <w:rsid w:val="00E3777E"/>
    <w:rsid w:val="00E409DF"/>
    <w:rsid w:val="00E42F91"/>
    <w:rsid w:val="00E45509"/>
    <w:rsid w:val="00E46E31"/>
    <w:rsid w:val="00E50FAD"/>
    <w:rsid w:val="00E5309D"/>
    <w:rsid w:val="00E53DE8"/>
    <w:rsid w:val="00E553FB"/>
    <w:rsid w:val="00E560D9"/>
    <w:rsid w:val="00E6036F"/>
    <w:rsid w:val="00E61CF2"/>
    <w:rsid w:val="00E6261E"/>
    <w:rsid w:val="00E629E0"/>
    <w:rsid w:val="00E63B57"/>
    <w:rsid w:val="00E646ED"/>
    <w:rsid w:val="00E66A50"/>
    <w:rsid w:val="00E67397"/>
    <w:rsid w:val="00E67528"/>
    <w:rsid w:val="00E70280"/>
    <w:rsid w:val="00E72538"/>
    <w:rsid w:val="00E72CC0"/>
    <w:rsid w:val="00E72FA8"/>
    <w:rsid w:val="00E735B9"/>
    <w:rsid w:val="00E73E93"/>
    <w:rsid w:val="00E76D47"/>
    <w:rsid w:val="00E7755E"/>
    <w:rsid w:val="00E77C52"/>
    <w:rsid w:val="00E80768"/>
    <w:rsid w:val="00E80F48"/>
    <w:rsid w:val="00E84F49"/>
    <w:rsid w:val="00E860F5"/>
    <w:rsid w:val="00E86566"/>
    <w:rsid w:val="00E86FF4"/>
    <w:rsid w:val="00E87C2A"/>
    <w:rsid w:val="00E87EF1"/>
    <w:rsid w:val="00E90090"/>
    <w:rsid w:val="00E91C48"/>
    <w:rsid w:val="00E92AB9"/>
    <w:rsid w:val="00E92D12"/>
    <w:rsid w:val="00E93CF2"/>
    <w:rsid w:val="00E948B0"/>
    <w:rsid w:val="00E96953"/>
    <w:rsid w:val="00EA078E"/>
    <w:rsid w:val="00EA1A09"/>
    <w:rsid w:val="00EA1AC4"/>
    <w:rsid w:val="00EA274F"/>
    <w:rsid w:val="00EA3548"/>
    <w:rsid w:val="00EA4467"/>
    <w:rsid w:val="00EA552C"/>
    <w:rsid w:val="00EA5912"/>
    <w:rsid w:val="00EA726B"/>
    <w:rsid w:val="00EA75A3"/>
    <w:rsid w:val="00EB1C02"/>
    <w:rsid w:val="00EB2700"/>
    <w:rsid w:val="00EB2ABA"/>
    <w:rsid w:val="00EB3A35"/>
    <w:rsid w:val="00EB549A"/>
    <w:rsid w:val="00EB5A89"/>
    <w:rsid w:val="00EB70BB"/>
    <w:rsid w:val="00EB75A8"/>
    <w:rsid w:val="00EB7746"/>
    <w:rsid w:val="00EB7999"/>
    <w:rsid w:val="00EC39E1"/>
    <w:rsid w:val="00EC3D7C"/>
    <w:rsid w:val="00EC7756"/>
    <w:rsid w:val="00EC79DC"/>
    <w:rsid w:val="00ED13E4"/>
    <w:rsid w:val="00ED2A43"/>
    <w:rsid w:val="00ED2D8D"/>
    <w:rsid w:val="00ED51F3"/>
    <w:rsid w:val="00ED656D"/>
    <w:rsid w:val="00ED6C9B"/>
    <w:rsid w:val="00ED7109"/>
    <w:rsid w:val="00EE0412"/>
    <w:rsid w:val="00EE0ADA"/>
    <w:rsid w:val="00EE1951"/>
    <w:rsid w:val="00EE6A84"/>
    <w:rsid w:val="00EF146A"/>
    <w:rsid w:val="00EF3FE6"/>
    <w:rsid w:val="00EF594A"/>
    <w:rsid w:val="00EF6076"/>
    <w:rsid w:val="00EF6098"/>
    <w:rsid w:val="00F00ABB"/>
    <w:rsid w:val="00F06225"/>
    <w:rsid w:val="00F068B6"/>
    <w:rsid w:val="00F06A2F"/>
    <w:rsid w:val="00F127AA"/>
    <w:rsid w:val="00F130CA"/>
    <w:rsid w:val="00F130CB"/>
    <w:rsid w:val="00F13146"/>
    <w:rsid w:val="00F156E8"/>
    <w:rsid w:val="00F1647D"/>
    <w:rsid w:val="00F17291"/>
    <w:rsid w:val="00F233FB"/>
    <w:rsid w:val="00F23AB1"/>
    <w:rsid w:val="00F245E4"/>
    <w:rsid w:val="00F26BAF"/>
    <w:rsid w:val="00F26EFB"/>
    <w:rsid w:val="00F27879"/>
    <w:rsid w:val="00F3090E"/>
    <w:rsid w:val="00F30DA9"/>
    <w:rsid w:val="00F34AAC"/>
    <w:rsid w:val="00F3586C"/>
    <w:rsid w:val="00F35A62"/>
    <w:rsid w:val="00F35DAD"/>
    <w:rsid w:val="00F3719A"/>
    <w:rsid w:val="00F377E6"/>
    <w:rsid w:val="00F4501A"/>
    <w:rsid w:val="00F45690"/>
    <w:rsid w:val="00F4601E"/>
    <w:rsid w:val="00F505B4"/>
    <w:rsid w:val="00F506C6"/>
    <w:rsid w:val="00F51FFD"/>
    <w:rsid w:val="00F52F86"/>
    <w:rsid w:val="00F55C41"/>
    <w:rsid w:val="00F573B3"/>
    <w:rsid w:val="00F600A2"/>
    <w:rsid w:val="00F6017A"/>
    <w:rsid w:val="00F6059E"/>
    <w:rsid w:val="00F6284A"/>
    <w:rsid w:val="00F646D5"/>
    <w:rsid w:val="00F65BE4"/>
    <w:rsid w:val="00F67948"/>
    <w:rsid w:val="00F67D6D"/>
    <w:rsid w:val="00F70065"/>
    <w:rsid w:val="00F75E6A"/>
    <w:rsid w:val="00F81046"/>
    <w:rsid w:val="00F813DA"/>
    <w:rsid w:val="00F831BC"/>
    <w:rsid w:val="00F83D46"/>
    <w:rsid w:val="00F86B0E"/>
    <w:rsid w:val="00F8796A"/>
    <w:rsid w:val="00F87B67"/>
    <w:rsid w:val="00F90F52"/>
    <w:rsid w:val="00F9120E"/>
    <w:rsid w:val="00F9373D"/>
    <w:rsid w:val="00F94DE0"/>
    <w:rsid w:val="00F965F5"/>
    <w:rsid w:val="00F96605"/>
    <w:rsid w:val="00F96AB1"/>
    <w:rsid w:val="00F977AA"/>
    <w:rsid w:val="00FA16FD"/>
    <w:rsid w:val="00FA189C"/>
    <w:rsid w:val="00FA25F6"/>
    <w:rsid w:val="00FA3ECA"/>
    <w:rsid w:val="00FA465E"/>
    <w:rsid w:val="00FA5BB6"/>
    <w:rsid w:val="00FB201B"/>
    <w:rsid w:val="00FB3013"/>
    <w:rsid w:val="00FB40F3"/>
    <w:rsid w:val="00FB6605"/>
    <w:rsid w:val="00FB71F4"/>
    <w:rsid w:val="00FB77F4"/>
    <w:rsid w:val="00FC11EA"/>
    <w:rsid w:val="00FC338B"/>
    <w:rsid w:val="00FD04FF"/>
    <w:rsid w:val="00FD1619"/>
    <w:rsid w:val="00FD325B"/>
    <w:rsid w:val="00FD5F20"/>
    <w:rsid w:val="00FD68B0"/>
    <w:rsid w:val="00FE3463"/>
    <w:rsid w:val="00FE697C"/>
    <w:rsid w:val="00FF0E23"/>
    <w:rsid w:val="00FF3B2D"/>
    <w:rsid w:val="00FF62D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F8DCD3"/>
  <w15:docId w15:val="{A6A893D6-4E45-49E5-9E62-005E4F7B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A3ECA"/>
    <w:pPr>
      <w:spacing w:before="120" w:after="120" w:line="320" w:lineRule="exact"/>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ED13E4"/>
    <w:pPr>
      <w:keepNext/>
      <w:keepLines/>
      <w:spacing w:before="240" w:after="240" w:line="360" w:lineRule="auto"/>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5E66D3"/>
    <w:pPr>
      <w:keepNext/>
      <w:keepLines/>
      <w:spacing w:before="24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ED13E4"/>
    <w:rPr>
      <w:rFonts w:ascii="Arial" w:eastAsiaTheme="majorEastAsia" w:hAnsi="Arial" w:cstheme="majorBidi"/>
      <w:b/>
      <w:bCs/>
      <w:color w:val="auto"/>
      <w:sz w:val="28"/>
      <w:szCs w:val="26"/>
      <w:lang w:eastAsia="es-CO"/>
    </w:rPr>
  </w:style>
  <w:style w:type="character" w:customStyle="1" w:styleId="Ttulo3Car">
    <w:name w:val="Título 3 Car"/>
    <w:basedOn w:val="Fuentedeprrafopredeter"/>
    <w:link w:val="Ttulo3"/>
    <w:uiPriority w:val="9"/>
    <w:rsid w:val="005E66D3"/>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semiHidden/>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C7E79"/>
    <w:pPr>
      <w:tabs>
        <w:tab w:val="right" w:leader="dot" w:pos="8828"/>
      </w:tabs>
      <w:spacing w:after="10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4430E2"/>
    <w:pPr>
      <w:spacing w:line="240" w:lineRule="auto"/>
      <w:ind w:left="288" w:right="288"/>
    </w:pPr>
    <w:rPr>
      <w:rFonts w:ascii="Times New Roman" w:eastAsia="Times New Roman" w:hAnsi="Times New Roman" w:cs="Times New Roman"/>
      <w:sz w:val="18"/>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HTMLconformatoprevio">
    <w:name w:val="HTML Preformatted"/>
    <w:basedOn w:val="Normal"/>
    <w:link w:val="HTMLconformatoprevioCar"/>
    <w:uiPriority w:val="99"/>
    <w:semiHidden/>
    <w:unhideWhenUsed/>
    <w:rsid w:val="00136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13636F"/>
    <w:rPr>
      <w:rFonts w:ascii="Courier New" w:eastAsia="Times New Roman" w:hAnsi="Courier New" w:cs="Courier New"/>
      <w:color w:val="auto"/>
      <w:sz w:val="20"/>
      <w:lang w:val="es-ES" w:eastAsia="es-ES"/>
    </w:rPr>
  </w:style>
  <w:style w:type="table" w:styleId="Tablaconcuadrcula">
    <w:name w:val="Table Grid"/>
    <w:basedOn w:val="Tablanormal"/>
    <w:uiPriority w:val="59"/>
    <w:rsid w:val="006C3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5C4319"/>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C4319"/>
    <w:rPr>
      <w:rFonts w:ascii="Segoe UI" w:eastAsiaTheme="minorEastAsia" w:hAnsi="Segoe UI" w:cstheme="minorBidi"/>
      <w:color w:val="auto"/>
      <w:sz w:val="20"/>
      <w:lang w:eastAsia="es-CO"/>
    </w:rPr>
  </w:style>
  <w:style w:type="character" w:styleId="Refdenotaalfinal">
    <w:name w:val="endnote reference"/>
    <w:basedOn w:val="Fuentedeprrafopredeter"/>
    <w:uiPriority w:val="99"/>
    <w:semiHidden/>
    <w:unhideWhenUsed/>
    <w:rsid w:val="005C4319"/>
    <w:rPr>
      <w:vertAlign w:val="superscript"/>
    </w:rPr>
  </w:style>
  <w:style w:type="paragraph" w:styleId="Tabladeilustraciones">
    <w:name w:val="table of figures"/>
    <w:basedOn w:val="Normal"/>
    <w:next w:val="Normal"/>
    <w:uiPriority w:val="99"/>
    <w:unhideWhenUsed/>
    <w:rsid w:val="00E67528"/>
    <w:pPr>
      <w:spacing w:after="0"/>
    </w:pPr>
  </w:style>
  <w:style w:type="paragraph" w:styleId="TDC3">
    <w:name w:val="toc 3"/>
    <w:basedOn w:val="Normal"/>
    <w:next w:val="Normal"/>
    <w:autoRedefine/>
    <w:uiPriority w:val="39"/>
    <w:unhideWhenUsed/>
    <w:rsid w:val="00093811"/>
    <w:pPr>
      <w:spacing w:after="100"/>
      <w:ind w:left="480"/>
    </w:pPr>
  </w:style>
  <w:style w:type="character" w:styleId="Textodelmarcadordeposicin">
    <w:name w:val="Placeholder Text"/>
    <w:basedOn w:val="Fuentedeprrafopredeter"/>
    <w:uiPriority w:val="99"/>
    <w:semiHidden/>
    <w:rsid w:val="000032EC"/>
    <w:rPr>
      <w:color w:val="808080"/>
    </w:rPr>
  </w:style>
  <w:style w:type="paragraph" w:customStyle="1" w:styleId="Default">
    <w:name w:val="Default"/>
    <w:rsid w:val="00AB38F0"/>
    <w:pPr>
      <w:autoSpaceDE w:val="0"/>
      <w:autoSpaceDN w:val="0"/>
      <w:adjustRightInd w:val="0"/>
      <w:spacing w:after="0" w:line="240" w:lineRule="auto"/>
    </w:pPr>
    <w:rPr>
      <w:rFonts w:ascii="Segoe UI" w:hAnsi="Segoe UI" w:cs="Segoe UI"/>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2454">
      <w:bodyDiv w:val="1"/>
      <w:marLeft w:val="0"/>
      <w:marRight w:val="0"/>
      <w:marTop w:val="0"/>
      <w:marBottom w:val="0"/>
      <w:divBdr>
        <w:top w:val="none" w:sz="0" w:space="0" w:color="auto"/>
        <w:left w:val="none" w:sz="0" w:space="0" w:color="auto"/>
        <w:bottom w:val="none" w:sz="0" w:space="0" w:color="auto"/>
        <w:right w:val="none" w:sz="0" w:space="0" w:color="auto"/>
      </w:divBdr>
    </w:div>
    <w:div w:id="92626251">
      <w:bodyDiv w:val="1"/>
      <w:marLeft w:val="0"/>
      <w:marRight w:val="0"/>
      <w:marTop w:val="0"/>
      <w:marBottom w:val="0"/>
      <w:divBdr>
        <w:top w:val="none" w:sz="0" w:space="0" w:color="auto"/>
        <w:left w:val="none" w:sz="0" w:space="0" w:color="auto"/>
        <w:bottom w:val="none" w:sz="0" w:space="0" w:color="auto"/>
        <w:right w:val="none" w:sz="0" w:space="0" w:color="auto"/>
      </w:divBdr>
    </w:div>
    <w:div w:id="106438064">
      <w:bodyDiv w:val="1"/>
      <w:marLeft w:val="0"/>
      <w:marRight w:val="0"/>
      <w:marTop w:val="0"/>
      <w:marBottom w:val="0"/>
      <w:divBdr>
        <w:top w:val="none" w:sz="0" w:space="0" w:color="auto"/>
        <w:left w:val="none" w:sz="0" w:space="0" w:color="auto"/>
        <w:bottom w:val="none" w:sz="0" w:space="0" w:color="auto"/>
        <w:right w:val="none" w:sz="0" w:space="0" w:color="auto"/>
      </w:divBdr>
    </w:div>
    <w:div w:id="168912699">
      <w:bodyDiv w:val="1"/>
      <w:marLeft w:val="0"/>
      <w:marRight w:val="0"/>
      <w:marTop w:val="0"/>
      <w:marBottom w:val="0"/>
      <w:divBdr>
        <w:top w:val="none" w:sz="0" w:space="0" w:color="auto"/>
        <w:left w:val="none" w:sz="0" w:space="0" w:color="auto"/>
        <w:bottom w:val="none" w:sz="0" w:space="0" w:color="auto"/>
        <w:right w:val="none" w:sz="0" w:space="0" w:color="auto"/>
      </w:divBdr>
    </w:div>
    <w:div w:id="180902843">
      <w:bodyDiv w:val="1"/>
      <w:marLeft w:val="0"/>
      <w:marRight w:val="0"/>
      <w:marTop w:val="0"/>
      <w:marBottom w:val="0"/>
      <w:divBdr>
        <w:top w:val="none" w:sz="0" w:space="0" w:color="auto"/>
        <w:left w:val="none" w:sz="0" w:space="0" w:color="auto"/>
        <w:bottom w:val="none" w:sz="0" w:space="0" w:color="auto"/>
        <w:right w:val="none" w:sz="0" w:space="0" w:color="auto"/>
      </w:divBdr>
    </w:div>
    <w:div w:id="238751399">
      <w:bodyDiv w:val="1"/>
      <w:marLeft w:val="0"/>
      <w:marRight w:val="0"/>
      <w:marTop w:val="0"/>
      <w:marBottom w:val="0"/>
      <w:divBdr>
        <w:top w:val="none" w:sz="0" w:space="0" w:color="auto"/>
        <w:left w:val="none" w:sz="0" w:space="0" w:color="auto"/>
        <w:bottom w:val="none" w:sz="0" w:space="0" w:color="auto"/>
        <w:right w:val="none" w:sz="0" w:space="0" w:color="auto"/>
      </w:divBdr>
    </w:div>
    <w:div w:id="343671188">
      <w:bodyDiv w:val="1"/>
      <w:marLeft w:val="0"/>
      <w:marRight w:val="0"/>
      <w:marTop w:val="0"/>
      <w:marBottom w:val="0"/>
      <w:divBdr>
        <w:top w:val="none" w:sz="0" w:space="0" w:color="auto"/>
        <w:left w:val="none" w:sz="0" w:space="0" w:color="auto"/>
        <w:bottom w:val="none" w:sz="0" w:space="0" w:color="auto"/>
        <w:right w:val="none" w:sz="0" w:space="0" w:color="auto"/>
      </w:divBdr>
    </w:div>
    <w:div w:id="629674773">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082366">
      <w:bodyDiv w:val="1"/>
      <w:marLeft w:val="0"/>
      <w:marRight w:val="0"/>
      <w:marTop w:val="0"/>
      <w:marBottom w:val="0"/>
      <w:divBdr>
        <w:top w:val="none" w:sz="0" w:space="0" w:color="auto"/>
        <w:left w:val="none" w:sz="0" w:space="0" w:color="auto"/>
        <w:bottom w:val="none" w:sz="0" w:space="0" w:color="auto"/>
        <w:right w:val="none" w:sz="0" w:space="0" w:color="auto"/>
      </w:divBdr>
    </w:div>
    <w:div w:id="677149782">
      <w:bodyDiv w:val="1"/>
      <w:marLeft w:val="0"/>
      <w:marRight w:val="0"/>
      <w:marTop w:val="0"/>
      <w:marBottom w:val="0"/>
      <w:divBdr>
        <w:top w:val="none" w:sz="0" w:space="0" w:color="auto"/>
        <w:left w:val="none" w:sz="0" w:space="0" w:color="auto"/>
        <w:bottom w:val="none" w:sz="0" w:space="0" w:color="auto"/>
        <w:right w:val="none" w:sz="0" w:space="0" w:color="auto"/>
      </w:divBdr>
    </w:div>
    <w:div w:id="891887035">
      <w:bodyDiv w:val="1"/>
      <w:marLeft w:val="0"/>
      <w:marRight w:val="0"/>
      <w:marTop w:val="0"/>
      <w:marBottom w:val="0"/>
      <w:divBdr>
        <w:top w:val="none" w:sz="0" w:space="0" w:color="auto"/>
        <w:left w:val="none" w:sz="0" w:space="0" w:color="auto"/>
        <w:bottom w:val="none" w:sz="0" w:space="0" w:color="auto"/>
        <w:right w:val="none" w:sz="0" w:space="0" w:color="auto"/>
      </w:divBdr>
    </w:div>
    <w:div w:id="1031614670">
      <w:bodyDiv w:val="1"/>
      <w:marLeft w:val="0"/>
      <w:marRight w:val="0"/>
      <w:marTop w:val="0"/>
      <w:marBottom w:val="0"/>
      <w:divBdr>
        <w:top w:val="none" w:sz="0" w:space="0" w:color="auto"/>
        <w:left w:val="none" w:sz="0" w:space="0" w:color="auto"/>
        <w:bottom w:val="none" w:sz="0" w:space="0" w:color="auto"/>
        <w:right w:val="none" w:sz="0" w:space="0" w:color="auto"/>
      </w:divBdr>
    </w:div>
    <w:div w:id="1119105430">
      <w:bodyDiv w:val="1"/>
      <w:marLeft w:val="0"/>
      <w:marRight w:val="0"/>
      <w:marTop w:val="0"/>
      <w:marBottom w:val="0"/>
      <w:divBdr>
        <w:top w:val="none" w:sz="0" w:space="0" w:color="auto"/>
        <w:left w:val="none" w:sz="0" w:space="0" w:color="auto"/>
        <w:bottom w:val="none" w:sz="0" w:space="0" w:color="auto"/>
        <w:right w:val="none" w:sz="0" w:space="0" w:color="auto"/>
      </w:divBdr>
    </w:div>
    <w:div w:id="1138231707">
      <w:bodyDiv w:val="1"/>
      <w:marLeft w:val="0"/>
      <w:marRight w:val="0"/>
      <w:marTop w:val="0"/>
      <w:marBottom w:val="0"/>
      <w:divBdr>
        <w:top w:val="none" w:sz="0" w:space="0" w:color="auto"/>
        <w:left w:val="none" w:sz="0" w:space="0" w:color="auto"/>
        <w:bottom w:val="none" w:sz="0" w:space="0" w:color="auto"/>
        <w:right w:val="none" w:sz="0" w:space="0" w:color="auto"/>
      </w:divBdr>
    </w:div>
    <w:div w:id="1160927239">
      <w:bodyDiv w:val="1"/>
      <w:marLeft w:val="0"/>
      <w:marRight w:val="0"/>
      <w:marTop w:val="0"/>
      <w:marBottom w:val="0"/>
      <w:divBdr>
        <w:top w:val="none" w:sz="0" w:space="0" w:color="auto"/>
        <w:left w:val="none" w:sz="0" w:space="0" w:color="auto"/>
        <w:bottom w:val="none" w:sz="0" w:space="0" w:color="auto"/>
        <w:right w:val="none" w:sz="0" w:space="0" w:color="auto"/>
      </w:divBdr>
    </w:div>
    <w:div w:id="1186286191">
      <w:bodyDiv w:val="1"/>
      <w:marLeft w:val="0"/>
      <w:marRight w:val="0"/>
      <w:marTop w:val="0"/>
      <w:marBottom w:val="0"/>
      <w:divBdr>
        <w:top w:val="none" w:sz="0" w:space="0" w:color="auto"/>
        <w:left w:val="none" w:sz="0" w:space="0" w:color="auto"/>
        <w:bottom w:val="none" w:sz="0" w:space="0" w:color="auto"/>
        <w:right w:val="none" w:sz="0" w:space="0" w:color="auto"/>
      </w:divBdr>
    </w:div>
    <w:div w:id="1307397870">
      <w:bodyDiv w:val="1"/>
      <w:marLeft w:val="0"/>
      <w:marRight w:val="0"/>
      <w:marTop w:val="0"/>
      <w:marBottom w:val="0"/>
      <w:divBdr>
        <w:top w:val="none" w:sz="0" w:space="0" w:color="auto"/>
        <w:left w:val="none" w:sz="0" w:space="0" w:color="auto"/>
        <w:bottom w:val="none" w:sz="0" w:space="0" w:color="auto"/>
        <w:right w:val="none" w:sz="0" w:space="0" w:color="auto"/>
      </w:divBdr>
    </w:div>
    <w:div w:id="1308582691">
      <w:bodyDiv w:val="1"/>
      <w:marLeft w:val="0"/>
      <w:marRight w:val="0"/>
      <w:marTop w:val="0"/>
      <w:marBottom w:val="0"/>
      <w:divBdr>
        <w:top w:val="none" w:sz="0" w:space="0" w:color="auto"/>
        <w:left w:val="none" w:sz="0" w:space="0" w:color="auto"/>
        <w:bottom w:val="none" w:sz="0" w:space="0" w:color="auto"/>
        <w:right w:val="none" w:sz="0" w:space="0" w:color="auto"/>
      </w:divBdr>
    </w:div>
    <w:div w:id="1382627945">
      <w:bodyDiv w:val="1"/>
      <w:marLeft w:val="0"/>
      <w:marRight w:val="0"/>
      <w:marTop w:val="0"/>
      <w:marBottom w:val="0"/>
      <w:divBdr>
        <w:top w:val="none" w:sz="0" w:space="0" w:color="auto"/>
        <w:left w:val="none" w:sz="0" w:space="0" w:color="auto"/>
        <w:bottom w:val="none" w:sz="0" w:space="0" w:color="auto"/>
        <w:right w:val="none" w:sz="0" w:space="0" w:color="auto"/>
      </w:divBdr>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04008980">
      <w:bodyDiv w:val="1"/>
      <w:marLeft w:val="0"/>
      <w:marRight w:val="0"/>
      <w:marTop w:val="0"/>
      <w:marBottom w:val="0"/>
      <w:divBdr>
        <w:top w:val="none" w:sz="0" w:space="0" w:color="auto"/>
        <w:left w:val="none" w:sz="0" w:space="0" w:color="auto"/>
        <w:bottom w:val="none" w:sz="0" w:space="0" w:color="auto"/>
        <w:right w:val="none" w:sz="0" w:space="0" w:color="auto"/>
      </w:divBdr>
    </w:div>
    <w:div w:id="1505975152">
      <w:bodyDiv w:val="1"/>
      <w:marLeft w:val="0"/>
      <w:marRight w:val="0"/>
      <w:marTop w:val="0"/>
      <w:marBottom w:val="0"/>
      <w:divBdr>
        <w:top w:val="none" w:sz="0" w:space="0" w:color="auto"/>
        <w:left w:val="none" w:sz="0" w:space="0" w:color="auto"/>
        <w:bottom w:val="none" w:sz="0" w:space="0" w:color="auto"/>
        <w:right w:val="none" w:sz="0" w:space="0" w:color="auto"/>
      </w:divBdr>
    </w:div>
    <w:div w:id="1549608578">
      <w:bodyDiv w:val="1"/>
      <w:marLeft w:val="0"/>
      <w:marRight w:val="0"/>
      <w:marTop w:val="0"/>
      <w:marBottom w:val="0"/>
      <w:divBdr>
        <w:top w:val="none" w:sz="0" w:space="0" w:color="auto"/>
        <w:left w:val="none" w:sz="0" w:space="0" w:color="auto"/>
        <w:bottom w:val="none" w:sz="0" w:space="0" w:color="auto"/>
        <w:right w:val="none" w:sz="0" w:space="0" w:color="auto"/>
      </w:divBdr>
    </w:div>
    <w:div w:id="1593390680">
      <w:bodyDiv w:val="1"/>
      <w:marLeft w:val="0"/>
      <w:marRight w:val="0"/>
      <w:marTop w:val="0"/>
      <w:marBottom w:val="0"/>
      <w:divBdr>
        <w:top w:val="none" w:sz="0" w:space="0" w:color="auto"/>
        <w:left w:val="none" w:sz="0" w:space="0" w:color="auto"/>
        <w:bottom w:val="none" w:sz="0" w:space="0" w:color="auto"/>
        <w:right w:val="none" w:sz="0" w:space="0" w:color="auto"/>
      </w:divBdr>
    </w:div>
    <w:div w:id="1631861490">
      <w:bodyDiv w:val="1"/>
      <w:marLeft w:val="0"/>
      <w:marRight w:val="0"/>
      <w:marTop w:val="0"/>
      <w:marBottom w:val="0"/>
      <w:divBdr>
        <w:top w:val="none" w:sz="0" w:space="0" w:color="auto"/>
        <w:left w:val="none" w:sz="0" w:space="0" w:color="auto"/>
        <w:bottom w:val="none" w:sz="0" w:space="0" w:color="auto"/>
        <w:right w:val="none" w:sz="0" w:space="0" w:color="auto"/>
      </w:divBdr>
    </w:div>
    <w:div w:id="1684354303">
      <w:bodyDiv w:val="1"/>
      <w:marLeft w:val="0"/>
      <w:marRight w:val="0"/>
      <w:marTop w:val="0"/>
      <w:marBottom w:val="0"/>
      <w:divBdr>
        <w:top w:val="none" w:sz="0" w:space="0" w:color="auto"/>
        <w:left w:val="none" w:sz="0" w:space="0" w:color="auto"/>
        <w:bottom w:val="none" w:sz="0" w:space="0" w:color="auto"/>
        <w:right w:val="none" w:sz="0" w:space="0" w:color="auto"/>
      </w:divBdr>
    </w:div>
    <w:div w:id="1722750307">
      <w:bodyDiv w:val="1"/>
      <w:marLeft w:val="0"/>
      <w:marRight w:val="0"/>
      <w:marTop w:val="0"/>
      <w:marBottom w:val="0"/>
      <w:divBdr>
        <w:top w:val="none" w:sz="0" w:space="0" w:color="auto"/>
        <w:left w:val="none" w:sz="0" w:space="0" w:color="auto"/>
        <w:bottom w:val="none" w:sz="0" w:space="0" w:color="auto"/>
        <w:right w:val="none" w:sz="0" w:space="0" w:color="auto"/>
      </w:divBdr>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907298128">
      <w:bodyDiv w:val="1"/>
      <w:marLeft w:val="0"/>
      <w:marRight w:val="0"/>
      <w:marTop w:val="0"/>
      <w:marBottom w:val="0"/>
      <w:divBdr>
        <w:top w:val="none" w:sz="0" w:space="0" w:color="auto"/>
        <w:left w:val="none" w:sz="0" w:space="0" w:color="auto"/>
        <w:bottom w:val="none" w:sz="0" w:space="0" w:color="auto"/>
        <w:right w:val="none" w:sz="0" w:space="0" w:color="auto"/>
      </w:divBdr>
    </w:div>
    <w:div w:id="1925414450">
      <w:bodyDiv w:val="1"/>
      <w:marLeft w:val="0"/>
      <w:marRight w:val="0"/>
      <w:marTop w:val="0"/>
      <w:marBottom w:val="0"/>
      <w:divBdr>
        <w:top w:val="none" w:sz="0" w:space="0" w:color="auto"/>
        <w:left w:val="none" w:sz="0" w:space="0" w:color="auto"/>
        <w:bottom w:val="none" w:sz="0" w:space="0" w:color="auto"/>
        <w:right w:val="none" w:sz="0" w:space="0" w:color="auto"/>
      </w:divBdr>
    </w:div>
    <w:div w:id="205075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eher\OneDrive\Escritorio\Icesi\19-1\PDG\Paz_Sistemas-Proyecto_V2.1.docx" TargetMode="External"/><Relationship Id="rId18" Type="http://schemas.openxmlformats.org/officeDocument/2006/relationships/hyperlink" Target="file:///C:\Users\jeher\OneDrive\Escritorio\Icesi\19-1\PDG\Paz_Sistemas-Proyecto_V2.1.docx" TargetMode="External"/><Relationship Id="rId26" Type="http://schemas.openxmlformats.org/officeDocument/2006/relationships/hyperlink" Target="file:///C:\Users\jeher\OneDrive\Escritorio\Icesi\19-1\PDG\Paz_Sistemas-Proyecto_V2.1.docx" TargetMode="External"/><Relationship Id="rId39" Type="http://schemas.microsoft.com/office/2007/relationships/diagramDrawing" Target="diagrams/drawing1.xml"/><Relationship Id="rId21" Type="http://schemas.openxmlformats.org/officeDocument/2006/relationships/hyperlink" Target="file:///C:\Users\jeher\OneDrive\Escritorio\Icesi\19-1\PDG\Paz_Sistemas-Proyecto_V2.1.docx" TargetMode="External"/><Relationship Id="rId34" Type="http://schemas.openxmlformats.org/officeDocument/2006/relationships/image" Target="media/image9.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eher\OneDrive\Escritorio\Icesi\19-1\PDG\Paz_Sistemas-Proyecto_V2.1.docx" TargetMode="External"/><Relationship Id="rId20" Type="http://schemas.openxmlformats.org/officeDocument/2006/relationships/hyperlink" Target="file:///C:\Users\jeher\OneDrive\Escritorio\Icesi\19-1\PDG\Paz_Sistemas-Proyecto_V2.1.docx" TargetMode="External"/><Relationship Id="rId29" Type="http://schemas.openxmlformats.org/officeDocument/2006/relationships/image" Target="media/image4.png"/><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eher\OneDrive\Escritorio\Icesi\19-1\PDG\Paz_Sistemas-Proyecto_V2.1.docx" TargetMode="External"/><Relationship Id="rId24" Type="http://schemas.openxmlformats.org/officeDocument/2006/relationships/hyperlink" Target="file:///C:\Users\jeher\OneDrive\Escritorio\Icesi\19-1\PDG\Paz_Sistemas-Proyecto_V2.1.docx" TargetMode="External"/><Relationship Id="rId32" Type="http://schemas.openxmlformats.org/officeDocument/2006/relationships/image" Target="media/image7.png"/><Relationship Id="rId37" Type="http://schemas.openxmlformats.org/officeDocument/2006/relationships/diagramQuickStyle" Target="diagrams/quickStyle1.xm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jeher\OneDrive\Escritorio\Icesi\19-1\PDG\Paz_Sistemas-Proyecto_V2.1.docx" TargetMode="External"/><Relationship Id="rId23" Type="http://schemas.openxmlformats.org/officeDocument/2006/relationships/hyperlink" Target="file:///C:\Users\jeher\OneDrive\Escritorio\Icesi\19-1\PDG\Paz_Sistemas-Proyecto_V2.1.docx" TargetMode="External"/><Relationship Id="rId28" Type="http://schemas.openxmlformats.org/officeDocument/2006/relationships/image" Target="media/image3.png"/><Relationship Id="rId36" Type="http://schemas.openxmlformats.org/officeDocument/2006/relationships/diagramLayout" Target="diagrams/layout1.xml"/><Relationship Id="rId49" Type="http://schemas.openxmlformats.org/officeDocument/2006/relationships/image" Target="media/image19.png"/><Relationship Id="rId57" Type="http://schemas.openxmlformats.org/officeDocument/2006/relationships/image" Target="media/image27.jpeg"/><Relationship Id="rId61" Type="http://schemas.openxmlformats.org/officeDocument/2006/relationships/theme" Target="theme/theme1.xml"/><Relationship Id="rId10" Type="http://schemas.openxmlformats.org/officeDocument/2006/relationships/hyperlink" Target="file:///C:\Users\jeher\OneDrive\Escritorio\Icesi\19-1\PDG\Paz_Sistemas-Proyecto_V2.1.docx" TargetMode="External"/><Relationship Id="rId19" Type="http://schemas.openxmlformats.org/officeDocument/2006/relationships/hyperlink" Target="file:///C:\Users\jeher\OneDrive\Escritorio\Icesi\19-1\PDG\Paz_Sistemas-Proyecto_V2.1.docx" TargetMode="Externa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C:\Users\jeher\OneDrive\Escritorio\Icesi\19-1\PDG\Paz_Sistemas-Proyecto_V2.1.docx" TargetMode="External"/><Relationship Id="rId14" Type="http://schemas.openxmlformats.org/officeDocument/2006/relationships/hyperlink" Target="file:///C:\Users\jeher\OneDrive\Escritorio\Icesi\19-1\PDG\Paz_Sistemas-Proyecto_V2.1.docx" TargetMode="External"/><Relationship Id="rId22" Type="http://schemas.openxmlformats.org/officeDocument/2006/relationships/hyperlink" Target="file:///C:\Users\jeher\OneDrive\Escritorio\Icesi\19-1\PDG\Paz_Sistemas-Proyecto_V2.1.docx" TargetMode="External"/><Relationship Id="rId27" Type="http://schemas.openxmlformats.org/officeDocument/2006/relationships/image" Target="media/image2.png"/><Relationship Id="rId30" Type="http://schemas.openxmlformats.org/officeDocument/2006/relationships/image" Target="media/image5.jpg"/><Relationship Id="rId35" Type="http://schemas.openxmlformats.org/officeDocument/2006/relationships/diagramData" Target="diagrams/data1.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8" Type="http://schemas.openxmlformats.org/officeDocument/2006/relationships/image" Target="media/image1.emf"/><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file:///C:\Users\jeher\OneDrive\Escritorio\Icesi\19-1\PDG\Paz_Sistemas-Proyecto_V2.1.docx" TargetMode="External"/><Relationship Id="rId17" Type="http://schemas.openxmlformats.org/officeDocument/2006/relationships/hyperlink" Target="file:///C:\Users\jeher\OneDrive\Escritorio\Icesi\19-1\PDG\Paz_Sistemas-Proyecto_V2.1.docx" TargetMode="External"/><Relationship Id="rId25" Type="http://schemas.openxmlformats.org/officeDocument/2006/relationships/hyperlink" Target="file:///C:\Users\jeher\OneDrive\Escritorio\Icesi\19-1\PDG\Paz_Sistemas-Proyecto_V2.1.docx" TargetMode="External"/><Relationship Id="rId33" Type="http://schemas.openxmlformats.org/officeDocument/2006/relationships/image" Target="media/image8.png"/><Relationship Id="rId38" Type="http://schemas.openxmlformats.org/officeDocument/2006/relationships/diagramColors" Target="diagrams/colors1.xml"/><Relationship Id="rId46" Type="http://schemas.openxmlformats.org/officeDocument/2006/relationships/image" Target="media/image16.png"/><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D261AA-D001-4CA1-A093-388DAB2E3379}"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85DB503D-D6C3-4B56-B492-5E67904338C3}">
      <dgm:prSet phldrT="[Texto]"/>
      <dgm:spPr>
        <a:solidFill>
          <a:schemeClr val="tx2">
            <a:lumMod val="75000"/>
          </a:schemeClr>
        </a:solidFill>
      </dgm:spPr>
      <dgm:t>
        <a:bodyPr/>
        <a:lstStyle/>
        <a:p>
          <a:r>
            <a:rPr lang="es-ES"/>
            <a:t>Usuario</a:t>
          </a:r>
        </a:p>
      </dgm:t>
    </dgm:pt>
    <dgm:pt modelId="{62EA5969-50F5-4605-A639-16AD87823FC7}" type="parTrans" cxnId="{6C4C6A0A-168E-4A9D-838C-1B60F8EEBD1E}">
      <dgm:prSet/>
      <dgm:spPr/>
      <dgm:t>
        <a:bodyPr/>
        <a:lstStyle/>
        <a:p>
          <a:endParaRPr lang="es-ES"/>
        </a:p>
      </dgm:t>
    </dgm:pt>
    <dgm:pt modelId="{4ADB93F0-5624-49DE-BF5D-57B39F98CBF6}" type="sibTrans" cxnId="{6C4C6A0A-168E-4A9D-838C-1B60F8EEBD1E}">
      <dgm:prSet/>
      <dgm:spPr/>
      <dgm:t>
        <a:bodyPr/>
        <a:lstStyle/>
        <a:p>
          <a:endParaRPr lang="es-ES"/>
        </a:p>
      </dgm:t>
    </dgm:pt>
    <dgm:pt modelId="{8619110B-0ACA-4AE8-90A6-E9BADE59EB03}">
      <dgm:prSet phldrT="[Texto]"/>
      <dgm:spPr>
        <a:solidFill>
          <a:srgbClr val="00B0F0"/>
        </a:solidFill>
      </dgm:spPr>
      <dgm:t>
        <a:bodyPr/>
        <a:lstStyle/>
        <a:p>
          <a:r>
            <a:rPr lang="es-ES"/>
            <a:t>Fecha 1</a:t>
          </a:r>
        </a:p>
      </dgm:t>
    </dgm:pt>
    <dgm:pt modelId="{84183A73-AC6D-4410-B900-CA2B6524F85F}" type="parTrans" cxnId="{30816FFC-49E6-4558-AE97-ABAB64779FB6}">
      <dgm:prSet/>
      <dgm:spPr/>
      <dgm:t>
        <a:bodyPr/>
        <a:lstStyle/>
        <a:p>
          <a:endParaRPr lang="es-ES"/>
        </a:p>
      </dgm:t>
    </dgm:pt>
    <dgm:pt modelId="{AACAB834-919D-4441-BE97-762387A1093F}" type="sibTrans" cxnId="{30816FFC-49E6-4558-AE97-ABAB64779FB6}">
      <dgm:prSet/>
      <dgm:spPr/>
      <dgm:t>
        <a:bodyPr/>
        <a:lstStyle/>
        <a:p>
          <a:endParaRPr lang="es-ES"/>
        </a:p>
      </dgm:t>
    </dgm:pt>
    <dgm:pt modelId="{28DF36F1-726B-4AE6-83F4-89DF3A24E6A8}">
      <dgm:prSet phldrT="[Texto]"/>
      <dgm:spPr>
        <a:solidFill>
          <a:srgbClr val="00B0F0"/>
        </a:solidFill>
      </dgm:spPr>
      <dgm:t>
        <a:bodyPr/>
        <a:lstStyle/>
        <a:p>
          <a:r>
            <a:rPr lang="es-ES"/>
            <a:t>Fecha 2</a:t>
          </a:r>
        </a:p>
      </dgm:t>
    </dgm:pt>
    <dgm:pt modelId="{B1EEA89B-FFC7-44D8-A277-994DFB5C4098}" type="parTrans" cxnId="{ED8F26EA-E576-4672-99E3-116565A1F33B}">
      <dgm:prSet/>
      <dgm:spPr/>
      <dgm:t>
        <a:bodyPr/>
        <a:lstStyle/>
        <a:p>
          <a:endParaRPr lang="es-ES"/>
        </a:p>
      </dgm:t>
    </dgm:pt>
    <dgm:pt modelId="{99F2B5FB-773E-4C9C-91E0-66AA6F80C287}" type="sibTrans" cxnId="{ED8F26EA-E576-4672-99E3-116565A1F33B}">
      <dgm:prSet/>
      <dgm:spPr/>
      <dgm:t>
        <a:bodyPr/>
        <a:lstStyle/>
        <a:p>
          <a:endParaRPr lang="es-ES"/>
        </a:p>
      </dgm:t>
    </dgm:pt>
    <dgm:pt modelId="{EF36B0BA-DA38-4DD3-8F1D-073DEFDD6470}">
      <dgm:prSet phldrT="[Texto]"/>
      <dgm:spPr>
        <a:solidFill>
          <a:srgbClr val="00B0F0"/>
        </a:solidFill>
      </dgm:spPr>
      <dgm:t>
        <a:bodyPr/>
        <a:lstStyle/>
        <a:p>
          <a:r>
            <a:rPr lang="es-ES"/>
            <a:t>Fecha 3</a:t>
          </a:r>
        </a:p>
      </dgm:t>
    </dgm:pt>
    <dgm:pt modelId="{5EF38E07-33AD-4435-A209-893D5C1AC314}" type="parTrans" cxnId="{18DCC919-DB06-4474-8451-96A28D038F6A}">
      <dgm:prSet/>
      <dgm:spPr/>
      <dgm:t>
        <a:bodyPr/>
        <a:lstStyle/>
        <a:p>
          <a:endParaRPr lang="es-ES"/>
        </a:p>
      </dgm:t>
    </dgm:pt>
    <dgm:pt modelId="{C90F380F-9F17-4391-BE25-8555B776CFAF}" type="sibTrans" cxnId="{18DCC919-DB06-4474-8451-96A28D038F6A}">
      <dgm:prSet/>
      <dgm:spPr/>
      <dgm:t>
        <a:bodyPr/>
        <a:lstStyle/>
        <a:p>
          <a:endParaRPr lang="es-ES"/>
        </a:p>
      </dgm:t>
    </dgm:pt>
    <dgm:pt modelId="{3A522CF1-15AF-435E-8EB3-E3A5F92C3E5C}">
      <dgm:prSet phldrT="[Texto]"/>
      <dgm:spPr>
        <a:solidFill>
          <a:srgbClr val="00B0F0"/>
        </a:solidFill>
      </dgm:spPr>
      <dgm:t>
        <a:bodyPr/>
        <a:lstStyle/>
        <a:p>
          <a:r>
            <a:rPr lang="es-ES"/>
            <a:t>Fecha n</a:t>
          </a:r>
        </a:p>
      </dgm:t>
    </dgm:pt>
    <dgm:pt modelId="{500A287F-2336-4888-9B94-4A1145EC773D}" type="parTrans" cxnId="{B54B3B92-AC95-4CB6-8BE4-8F355C581EBF}">
      <dgm:prSet/>
      <dgm:spPr/>
      <dgm:t>
        <a:bodyPr/>
        <a:lstStyle/>
        <a:p>
          <a:endParaRPr lang="es-ES"/>
        </a:p>
      </dgm:t>
    </dgm:pt>
    <dgm:pt modelId="{C5C8F427-CE74-40EB-87F2-4941904A791B}" type="sibTrans" cxnId="{B54B3B92-AC95-4CB6-8BE4-8F355C581EBF}">
      <dgm:prSet/>
      <dgm:spPr/>
      <dgm:t>
        <a:bodyPr/>
        <a:lstStyle/>
        <a:p>
          <a:endParaRPr lang="es-ES"/>
        </a:p>
      </dgm:t>
    </dgm:pt>
    <dgm:pt modelId="{8C724AFB-3058-402F-81C0-DFB912BAB1A0}">
      <dgm:prSet phldrT="[Texto]"/>
      <dgm:spPr>
        <a:solidFill>
          <a:schemeClr val="tx2">
            <a:lumMod val="60000"/>
            <a:lumOff val="40000"/>
          </a:schemeClr>
        </a:solidFill>
      </dgm:spPr>
      <dgm:t>
        <a:bodyPr/>
        <a:lstStyle/>
        <a:p>
          <a:r>
            <a:rPr lang="es-ES"/>
            <a:t>Retraso 1</a:t>
          </a:r>
        </a:p>
      </dgm:t>
    </dgm:pt>
    <dgm:pt modelId="{9251BFF8-31C2-4030-8A7E-71E57EF9CDBA}" type="parTrans" cxnId="{0FAB8EE5-F2F0-45D6-98C4-301D6F55ED26}">
      <dgm:prSet/>
      <dgm:spPr/>
      <dgm:t>
        <a:bodyPr/>
        <a:lstStyle/>
        <a:p>
          <a:endParaRPr lang="es-ES"/>
        </a:p>
      </dgm:t>
    </dgm:pt>
    <dgm:pt modelId="{AD9AF50F-074E-4F3B-8DEF-52A73FD6910A}" type="sibTrans" cxnId="{0FAB8EE5-F2F0-45D6-98C4-301D6F55ED26}">
      <dgm:prSet/>
      <dgm:spPr/>
      <dgm:t>
        <a:bodyPr/>
        <a:lstStyle/>
        <a:p>
          <a:endParaRPr lang="es-ES"/>
        </a:p>
      </dgm:t>
    </dgm:pt>
    <dgm:pt modelId="{7B556801-CE45-4418-9956-EC1E2B974B1B}">
      <dgm:prSet phldrT="[Texto]"/>
      <dgm:spPr>
        <a:solidFill>
          <a:schemeClr val="tx2">
            <a:lumMod val="60000"/>
            <a:lumOff val="40000"/>
          </a:schemeClr>
        </a:solidFill>
      </dgm:spPr>
      <dgm:t>
        <a:bodyPr/>
        <a:lstStyle/>
        <a:p>
          <a:r>
            <a:rPr lang="es-ES"/>
            <a:t>Retraso 2</a:t>
          </a:r>
        </a:p>
      </dgm:t>
    </dgm:pt>
    <dgm:pt modelId="{D25261A1-95EA-4083-AEBE-872AC9CC8451}" type="parTrans" cxnId="{814765B0-CA8F-41BC-892C-951E516FC8CD}">
      <dgm:prSet/>
      <dgm:spPr/>
      <dgm:t>
        <a:bodyPr/>
        <a:lstStyle/>
        <a:p>
          <a:endParaRPr lang="es-ES"/>
        </a:p>
      </dgm:t>
    </dgm:pt>
    <dgm:pt modelId="{E4A6540D-861B-4808-9259-4B66D88F3FE5}" type="sibTrans" cxnId="{814765B0-CA8F-41BC-892C-951E516FC8CD}">
      <dgm:prSet/>
      <dgm:spPr/>
      <dgm:t>
        <a:bodyPr/>
        <a:lstStyle/>
        <a:p>
          <a:endParaRPr lang="es-ES"/>
        </a:p>
      </dgm:t>
    </dgm:pt>
    <dgm:pt modelId="{49F8CDC1-9A57-4199-AB8E-1CC33E89E7C4}">
      <dgm:prSet phldrT="[Texto]"/>
      <dgm:spPr>
        <a:solidFill>
          <a:schemeClr val="tx2">
            <a:lumMod val="60000"/>
            <a:lumOff val="40000"/>
          </a:schemeClr>
        </a:solidFill>
      </dgm:spPr>
      <dgm:t>
        <a:bodyPr/>
        <a:lstStyle/>
        <a:p>
          <a:r>
            <a:rPr lang="es-ES"/>
            <a:t>Retraso n</a:t>
          </a:r>
        </a:p>
      </dgm:t>
    </dgm:pt>
    <dgm:pt modelId="{D9B41FA5-C155-49BE-BF01-4CC9910A13BD}" type="parTrans" cxnId="{2AC38D3B-856A-4FF6-92B4-DFFDDDA5956D}">
      <dgm:prSet/>
      <dgm:spPr/>
      <dgm:t>
        <a:bodyPr/>
        <a:lstStyle/>
        <a:p>
          <a:endParaRPr lang="es-ES"/>
        </a:p>
      </dgm:t>
    </dgm:pt>
    <dgm:pt modelId="{BE03E3C2-EE56-46B8-95B5-CA28A4A364E7}" type="sibTrans" cxnId="{2AC38D3B-856A-4FF6-92B4-DFFDDDA5956D}">
      <dgm:prSet/>
      <dgm:spPr/>
      <dgm:t>
        <a:bodyPr/>
        <a:lstStyle/>
        <a:p>
          <a:endParaRPr lang="es-ES"/>
        </a:p>
      </dgm:t>
    </dgm:pt>
    <dgm:pt modelId="{3CAB3EBA-5374-4EA4-8277-DD90CDF5BA88}">
      <dgm:prSet phldrT="[Texto]"/>
      <dgm:spPr>
        <a:solidFill>
          <a:schemeClr val="tx2">
            <a:lumMod val="60000"/>
            <a:lumOff val="40000"/>
          </a:schemeClr>
        </a:solidFill>
      </dgm:spPr>
      <dgm:t>
        <a:bodyPr/>
        <a:lstStyle/>
        <a:p>
          <a:r>
            <a:rPr lang="es-ES"/>
            <a:t>Retraso 1</a:t>
          </a:r>
        </a:p>
      </dgm:t>
    </dgm:pt>
    <dgm:pt modelId="{473FD3FF-C6C8-40B6-BC16-16D1DD26DCA4}" type="parTrans" cxnId="{765CC689-B570-41DD-87A8-8EABB4E9D5BC}">
      <dgm:prSet/>
      <dgm:spPr/>
      <dgm:t>
        <a:bodyPr/>
        <a:lstStyle/>
        <a:p>
          <a:endParaRPr lang="es-ES"/>
        </a:p>
      </dgm:t>
    </dgm:pt>
    <dgm:pt modelId="{25604DE8-543A-4F79-A89A-97C77A38AB9D}" type="sibTrans" cxnId="{765CC689-B570-41DD-87A8-8EABB4E9D5BC}">
      <dgm:prSet/>
      <dgm:spPr/>
      <dgm:t>
        <a:bodyPr/>
        <a:lstStyle/>
        <a:p>
          <a:endParaRPr lang="es-ES"/>
        </a:p>
      </dgm:t>
    </dgm:pt>
    <dgm:pt modelId="{32A145EB-91AF-408C-9CC7-EB7AEC9FF3BD}">
      <dgm:prSet phldrT="[Texto]"/>
      <dgm:spPr>
        <a:solidFill>
          <a:schemeClr val="tx2">
            <a:lumMod val="60000"/>
            <a:lumOff val="40000"/>
          </a:schemeClr>
        </a:solidFill>
      </dgm:spPr>
      <dgm:t>
        <a:bodyPr/>
        <a:lstStyle/>
        <a:p>
          <a:r>
            <a:rPr lang="es-ES"/>
            <a:t>Retraso 2</a:t>
          </a:r>
        </a:p>
      </dgm:t>
    </dgm:pt>
    <dgm:pt modelId="{5F124B17-307F-45DE-AA48-D13FB4C69B1B}" type="parTrans" cxnId="{32DB2151-C971-4888-B3DC-5BEB0436F074}">
      <dgm:prSet/>
      <dgm:spPr/>
      <dgm:t>
        <a:bodyPr/>
        <a:lstStyle/>
        <a:p>
          <a:endParaRPr lang="es-ES"/>
        </a:p>
      </dgm:t>
    </dgm:pt>
    <dgm:pt modelId="{DABDB2F7-5160-4F8F-B5B2-F5F548821064}" type="sibTrans" cxnId="{32DB2151-C971-4888-B3DC-5BEB0436F074}">
      <dgm:prSet/>
      <dgm:spPr/>
      <dgm:t>
        <a:bodyPr/>
        <a:lstStyle/>
        <a:p>
          <a:endParaRPr lang="es-ES"/>
        </a:p>
      </dgm:t>
    </dgm:pt>
    <dgm:pt modelId="{CC28CC97-E61C-4EA2-A5E8-B0EE77B570D6}">
      <dgm:prSet phldrT="[Texto]"/>
      <dgm:spPr>
        <a:solidFill>
          <a:schemeClr val="tx2">
            <a:lumMod val="60000"/>
            <a:lumOff val="40000"/>
          </a:schemeClr>
        </a:solidFill>
      </dgm:spPr>
      <dgm:t>
        <a:bodyPr/>
        <a:lstStyle/>
        <a:p>
          <a:r>
            <a:rPr lang="es-ES"/>
            <a:t>Retraso n</a:t>
          </a:r>
        </a:p>
      </dgm:t>
    </dgm:pt>
    <dgm:pt modelId="{6CAB4FE4-FF15-4AC4-B4C7-B23C2E23A4FA}" type="parTrans" cxnId="{8DA7EAC0-CCFD-4EB5-B37E-8BFAC792EB90}">
      <dgm:prSet/>
      <dgm:spPr/>
      <dgm:t>
        <a:bodyPr/>
        <a:lstStyle/>
        <a:p>
          <a:endParaRPr lang="es-ES"/>
        </a:p>
      </dgm:t>
    </dgm:pt>
    <dgm:pt modelId="{4DE6D88E-CC9A-4931-A00F-FF18D2D2FEE4}" type="sibTrans" cxnId="{8DA7EAC0-CCFD-4EB5-B37E-8BFAC792EB90}">
      <dgm:prSet/>
      <dgm:spPr/>
      <dgm:t>
        <a:bodyPr/>
        <a:lstStyle/>
        <a:p>
          <a:endParaRPr lang="es-ES"/>
        </a:p>
      </dgm:t>
    </dgm:pt>
    <dgm:pt modelId="{9E5FAA41-DE8F-4E8C-895F-B8A20208377B}" type="pres">
      <dgm:prSet presAssocID="{77D261AA-D001-4CA1-A093-388DAB2E3379}" presName="diagram" presStyleCnt="0">
        <dgm:presLayoutVars>
          <dgm:chPref val="1"/>
          <dgm:dir/>
          <dgm:animOne val="branch"/>
          <dgm:animLvl val="lvl"/>
          <dgm:resizeHandles val="exact"/>
        </dgm:presLayoutVars>
      </dgm:prSet>
      <dgm:spPr/>
    </dgm:pt>
    <dgm:pt modelId="{62AE9CF3-E448-449F-BDF0-0692F45FDA1E}" type="pres">
      <dgm:prSet presAssocID="{85DB503D-D6C3-4B56-B492-5E67904338C3}" presName="root1" presStyleCnt="0"/>
      <dgm:spPr/>
    </dgm:pt>
    <dgm:pt modelId="{877FD275-E369-4533-9938-74E689438D37}" type="pres">
      <dgm:prSet presAssocID="{85DB503D-D6C3-4B56-B492-5E67904338C3}" presName="LevelOneTextNode" presStyleLbl="node0" presStyleIdx="0" presStyleCnt="1" custLinFactNeighborX="-77615" custLinFactNeighborY="-3044">
        <dgm:presLayoutVars>
          <dgm:chPref val="3"/>
        </dgm:presLayoutVars>
      </dgm:prSet>
      <dgm:spPr/>
    </dgm:pt>
    <dgm:pt modelId="{AECE4789-4C2D-4AA4-BCDD-F49CB958C944}" type="pres">
      <dgm:prSet presAssocID="{85DB503D-D6C3-4B56-B492-5E67904338C3}" presName="level2hierChild" presStyleCnt="0"/>
      <dgm:spPr/>
    </dgm:pt>
    <dgm:pt modelId="{1F7E712A-DD1F-4724-AA10-9347391E50BE}" type="pres">
      <dgm:prSet presAssocID="{84183A73-AC6D-4410-B900-CA2B6524F85F}" presName="conn2-1" presStyleLbl="parChTrans1D2" presStyleIdx="0" presStyleCnt="4"/>
      <dgm:spPr/>
    </dgm:pt>
    <dgm:pt modelId="{10A2FC1F-81C5-4EA2-8B23-1AFA24B84059}" type="pres">
      <dgm:prSet presAssocID="{84183A73-AC6D-4410-B900-CA2B6524F85F}" presName="connTx" presStyleLbl="parChTrans1D2" presStyleIdx="0" presStyleCnt="4"/>
      <dgm:spPr/>
    </dgm:pt>
    <dgm:pt modelId="{0E7D4B75-3A5D-4A1D-8A14-AD82E4A7CF9F}" type="pres">
      <dgm:prSet presAssocID="{8619110B-0ACA-4AE8-90A6-E9BADE59EB03}" presName="root2" presStyleCnt="0"/>
      <dgm:spPr/>
    </dgm:pt>
    <dgm:pt modelId="{DBF83BB8-B0D2-45A7-B251-CC2C4342E7B4}" type="pres">
      <dgm:prSet presAssocID="{8619110B-0ACA-4AE8-90A6-E9BADE59EB03}" presName="LevelTwoTextNode" presStyleLbl="node2" presStyleIdx="0" presStyleCnt="4">
        <dgm:presLayoutVars>
          <dgm:chPref val="3"/>
        </dgm:presLayoutVars>
      </dgm:prSet>
      <dgm:spPr/>
    </dgm:pt>
    <dgm:pt modelId="{150CD39C-CFE2-4229-918B-1EAAE2AD93CB}" type="pres">
      <dgm:prSet presAssocID="{8619110B-0ACA-4AE8-90A6-E9BADE59EB03}" presName="level3hierChild" presStyleCnt="0"/>
      <dgm:spPr/>
    </dgm:pt>
    <dgm:pt modelId="{C458DC57-C952-436C-9CDB-D6A29D3E138D}" type="pres">
      <dgm:prSet presAssocID="{9251BFF8-31C2-4030-8A7E-71E57EF9CDBA}" presName="conn2-1" presStyleLbl="parChTrans1D3" presStyleIdx="0" presStyleCnt="6"/>
      <dgm:spPr/>
    </dgm:pt>
    <dgm:pt modelId="{92305164-74B2-4BFF-9CDD-C75E337B9E5F}" type="pres">
      <dgm:prSet presAssocID="{9251BFF8-31C2-4030-8A7E-71E57EF9CDBA}" presName="connTx" presStyleLbl="parChTrans1D3" presStyleIdx="0" presStyleCnt="6"/>
      <dgm:spPr/>
    </dgm:pt>
    <dgm:pt modelId="{08EE826A-563D-4BBE-96EF-6FD19606D431}" type="pres">
      <dgm:prSet presAssocID="{8C724AFB-3058-402F-81C0-DFB912BAB1A0}" presName="root2" presStyleCnt="0"/>
      <dgm:spPr/>
    </dgm:pt>
    <dgm:pt modelId="{EDB90B90-9A9F-48EC-A9FE-CAE03EB818C3}" type="pres">
      <dgm:prSet presAssocID="{8C724AFB-3058-402F-81C0-DFB912BAB1A0}" presName="LevelTwoTextNode" presStyleLbl="node3" presStyleIdx="0" presStyleCnt="6" custLinFactNeighborX="85224" custLinFactNeighborY="-3410">
        <dgm:presLayoutVars>
          <dgm:chPref val="3"/>
        </dgm:presLayoutVars>
      </dgm:prSet>
      <dgm:spPr/>
    </dgm:pt>
    <dgm:pt modelId="{0ACB7E5E-B083-4AF6-AC73-6E1051D6283C}" type="pres">
      <dgm:prSet presAssocID="{8C724AFB-3058-402F-81C0-DFB912BAB1A0}" presName="level3hierChild" presStyleCnt="0"/>
      <dgm:spPr/>
    </dgm:pt>
    <dgm:pt modelId="{B74FCF96-4FBB-4374-8110-666D7234EA39}" type="pres">
      <dgm:prSet presAssocID="{D25261A1-95EA-4083-AEBE-872AC9CC8451}" presName="conn2-1" presStyleLbl="parChTrans1D3" presStyleIdx="1" presStyleCnt="6"/>
      <dgm:spPr/>
    </dgm:pt>
    <dgm:pt modelId="{627696F6-6BAF-49F3-9C3D-2217EC218B12}" type="pres">
      <dgm:prSet presAssocID="{D25261A1-95EA-4083-AEBE-872AC9CC8451}" presName="connTx" presStyleLbl="parChTrans1D3" presStyleIdx="1" presStyleCnt="6"/>
      <dgm:spPr/>
    </dgm:pt>
    <dgm:pt modelId="{5C91896A-410C-4760-BA4C-AD02AF046A39}" type="pres">
      <dgm:prSet presAssocID="{7B556801-CE45-4418-9956-EC1E2B974B1B}" presName="root2" presStyleCnt="0"/>
      <dgm:spPr/>
    </dgm:pt>
    <dgm:pt modelId="{304A1AEF-06E0-4D33-8CBC-3FEB2A46F271}" type="pres">
      <dgm:prSet presAssocID="{7B556801-CE45-4418-9956-EC1E2B974B1B}" presName="LevelTwoTextNode" presStyleLbl="node3" presStyleIdx="1" presStyleCnt="6" custLinFactNeighborX="85224" custLinFactNeighborY="-3411">
        <dgm:presLayoutVars>
          <dgm:chPref val="3"/>
        </dgm:presLayoutVars>
      </dgm:prSet>
      <dgm:spPr/>
    </dgm:pt>
    <dgm:pt modelId="{4B180EB1-6A1A-4EC6-A0D6-089E8622C387}" type="pres">
      <dgm:prSet presAssocID="{7B556801-CE45-4418-9956-EC1E2B974B1B}" presName="level3hierChild" presStyleCnt="0"/>
      <dgm:spPr/>
    </dgm:pt>
    <dgm:pt modelId="{F2EDC950-0519-4035-9DCE-8D0BAFAC2FA9}" type="pres">
      <dgm:prSet presAssocID="{D9B41FA5-C155-49BE-BF01-4CC9910A13BD}" presName="conn2-1" presStyleLbl="parChTrans1D3" presStyleIdx="2" presStyleCnt="6"/>
      <dgm:spPr/>
    </dgm:pt>
    <dgm:pt modelId="{34AAC908-68B6-4D6F-96D9-F03DBCC69811}" type="pres">
      <dgm:prSet presAssocID="{D9B41FA5-C155-49BE-BF01-4CC9910A13BD}" presName="connTx" presStyleLbl="parChTrans1D3" presStyleIdx="2" presStyleCnt="6"/>
      <dgm:spPr/>
    </dgm:pt>
    <dgm:pt modelId="{C72BD5A0-FC65-49B3-9F22-D03474DE5725}" type="pres">
      <dgm:prSet presAssocID="{49F8CDC1-9A57-4199-AB8E-1CC33E89E7C4}" presName="root2" presStyleCnt="0"/>
      <dgm:spPr/>
    </dgm:pt>
    <dgm:pt modelId="{55292516-6338-4465-B8CC-BDAE0695FBDC}" type="pres">
      <dgm:prSet presAssocID="{49F8CDC1-9A57-4199-AB8E-1CC33E89E7C4}" presName="LevelTwoTextNode" presStyleLbl="node3" presStyleIdx="2" presStyleCnt="6" custLinFactNeighborX="85224" custLinFactNeighborY="-3411">
        <dgm:presLayoutVars>
          <dgm:chPref val="3"/>
        </dgm:presLayoutVars>
      </dgm:prSet>
      <dgm:spPr/>
    </dgm:pt>
    <dgm:pt modelId="{A8DF3382-1F8B-4E67-B1D9-204E752C2A40}" type="pres">
      <dgm:prSet presAssocID="{49F8CDC1-9A57-4199-AB8E-1CC33E89E7C4}" presName="level3hierChild" presStyleCnt="0"/>
      <dgm:spPr/>
    </dgm:pt>
    <dgm:pt modelId="{22B61109-7226-4695-A9DC-8E6F089C8574}" type="pres">
      <dgm:prSet presAssocID="{B1EEA89B-FFC7-44D8-A277-994DFB5C4098}" presName="conn2-1" presStyleLbl="parChTrans1D2" presStyleIdx="1" presStyleCnt="4"/>
      <dgm:spPr/>
    </dgm:pt>
    <dgm:pt modelId="{B2D9CA9A-4647-4E03-B57F-5D543FE8E8EC}" type="pres">
      <dgm:prSet presAssocID="{B1EEA89B-FFC7-44D8-A277-994DFB5C4098}" presName="connTx" presStyleLbl="parChTrans1D2" presStyleIdx="1" presStyleCnt="4"/>
      <dgm:spPr/>
    </dgm:pt>
    <dgm:pt modelId="{200091B4-53DC-4D3C-AE2A-393172533181}" type="pres">
      <dgm:prSet presAssocID="{28DF36F1-726B-4AE6-83F4-89DF3A24E6A8}" presName="root2" presStyleCnt="0"/>
      <dgm:spPr/>
    </dgm:pt>
    <dgm:pt modelId="{7DD97A51-135D-4200-A887-FED3A5BE9679}" type="pres">
      <dgm:prSet presAssocID="{28DF36F1-726B-4AE6-83F4-89DF3A24E6A8}" presName="LevelTwoTextNode" presStyleLbl="node2" presStyleIdx="1" presStyleCnt="4">
        <dgm:presLayoutVars>
          <dgm:chPref val="3"/>
        </dgm:presLayoutVars>
      </dgm:prSet>
      <dgm:spPr/>
    </dgm:pt>
    <dgm:pt modelId="{C467CB28-125D-4109-A8F8-8A6B270555D4}" type="pres">
      <dgm:prSet presAssocID="{28DF36F1-726B-4AE6-83F4-89DF3A24E6A8}" presName="level3hierChild" presStyleCnt="0"/>
      <dgm:spPr/>
    </dgm:pt>
    <dgm:pt modelId="{8315318A-54F0-4B5F-AD85-466014AE6CFD}" type="pres">
      <dgm:prSet presAssocID="{473FD3FF-C6C8-40B6-BC16-16D1DD26DCA4}" presName="conn2-1" presStyleLbl="parChTrans1D3" presStyleIdx="3" presStyleCnt="6"/>
      <dgm:spPr/>
    </dgm:pt>
    <dgm:pt modelId="{58A74A0A-419B-48C5-8A4C-1EBB26F5349F}" type="pres">
      <dgm:prSet presAssocID="{473FD3FF-C6C8-40B6-BC16-16D1DD26DCA4}" presName="connTx" presStyleLbl="parChTrans1D3" presStyleIdx="3" presStyleCnt="6"/>
      <dgm:spPr/>
    </dgm:pt>
    <dgm:pt modelId="{9604A0DE-56A1-41E9-AB1A-BB311376F657}" type="pres">
      <dgm:prSet presAssocID="{3CAB3EBA-5374-4EA4-8277-DD90CDF5BA88}" presName="root2" presStyleCnt="0"/>
      <dgm:spPr/>
    </dgm:pt>
    <dgm:pt modelId="{1054FBEA-4755-4705-B038-79161BC5332F}" type="pres">
      <dgm:prSet presAssocID="{3CAB3EBA-5374-4EA4-8277-DD90CDF5BA88}" presName="LevelTwoTextNode" presStyleLbl="node3" presStyleIdx="3" presStyleCnt="6" custLinFactNeighborX="85224" custLinFactNeighborY="-3411">
        <dgm:presLayoutVars>
          <dgm:chPref val="3"/>
        </dgm:presLayoutVars>
      </dgm:prSet>
      <dgm:spPr/>
    </dgm:pt>
    <dgm:pt modelId="{EC433CAC-CC03-44F3-B110-2A39467C23DF}" type="pres">
      <dgm:prSet presAssocID="{3CAB3EBA-5374-4EA4-8277-DD90CDF5BA88}" presName="level3hierChild" presStyleCnt="0"/>
      <dgm:spPr/>
    </dgm:pt>
    <dgm:pt modelId="{2FF3B011-64B8-424B-80C2-72519821D9CA}" type="pres">
      <dgm:prSet presAssocID="{5F124B17-307F-45DE-AA48-D13FB4C69B1B}" presName="conn2-1" presStyleLbl="parChTrans1D3" presStyleIdx="4" presStyleCnt="6"/>
      <dgm:spPr/>
    </dgm:pt>
    <dgm:pt modelId="{449F71B8-F10F-4117-8FEC-CD20BA048695}" type="pres">
      <dgm:prSet presAssocID="{5F124B17-307F-45DE-AA48-D13FB4C69B1B}" presName="connTx" presStyleLbl="parChTrans1D3" presStyleIdx="4" presStyleCnt="6"/>
      <dgm:spPr/>
    </dgm:pt>
    <dgm:pt modelId="{BD482EBA-BEB7-4184-A71D-CD33FB26B971}" type="pres">
      <dgm:prSet presAssocID="{32A145EB-91AF-408C-9CC7-EB7AEC9FF3BD}" presName="root2" presStyleCnt="0"/>
      <dgm:spPr/>
    </dgm:pt>
    <dgm:pt modelId="{20E69102-8240-455A-9FC4-456D80B038BF}" type="pres">
      <dgm:prSet presAssocID="{32A145EB-91AF-408C-9CC7-EB7AEC9FF3BD}" presName="LevelTwoTextNode" presStyleLbl="node3" presStyleIdx="4" presStyleCnt="6" custLinFactNeighborX="85224" custLinFactNeighborY="-3411">
        <dgm:presLayoutVars>
          <dgm:chPref val="3"/>
        </dgm:presLayoutVars>
      </dgm:prSet>
      <dgm:spPr/>
    </dgm:pt>
    <dgm:pt modelId="{C120ADBC-624E-43C1-8EF8-ABF2DE5FF547}" type="pres">
      <dgm:prSet presAssocID="{32A145EB-91AF-408C-9CC7-EB7AEC9FF3BD}" presName="level3hierChild" presStyleCnt="0"/>
      <dgm:spPr/>
    </dgm:pt>
    <dgm:pt modelId="{6DE08523-A416-4786-AB7C-91057DC14091}" type="pres">
      <dgm:prSet presAssocID="{6CAB4FE4-FF15-4AC4-B4C7-B23C2E23A4FA}" presName="conn2-1" presStyleLbl="parChTrans1D3" presStyleIdx="5" presStyleCnt="6"/>
      <dgm:spPr/>
    </dgm:pt>
    <dgm:pt modelId="{6BC24DD9-B9E4-4929-9E08-AD3FC6037ED6}" type="pres">
      <dgm:prSet presAssocID="{6CAB4FE4-FF15-4AC4-B4C7-B23C2E23A4FA}" presName="connTx" presStyleLbl="parChTrans1D3" presStyleIdx="5" presStyleCnt="6"/>
      <dgm:spPr/>
    </dgm:pt>
    <dgm:pt modelId="{BCEACBD5-042F-4B8A-9AA2-0DEDA3B7E298}" type="pres">
      <dgm:prSet presAssocID="{CC28CC97-E61C-4EA2-A5E8-B0EE77B570D6}" presName="root2" presStyleCnt="0"/>
      <dgm:spPr/>
    </dgm:pt>
    <dgm:pt modelId="{A149198A-7560-40F4-9797-76B88998113F}" type="pres">
      <dgm:prSet presAssocID="{CC28CC97-E61C-4EA2-A5E8-B0EE77B570D6}" presName="LevelTwoTextNode" presStyleLbl="node3" presStyleIdx="5" presStyleCnt="6" custLinFactNeighborX="85224" custLinFactNeighborY="-3411">
        <dgm:presLayoutVars>
          <dgm:chPref val="3"/>
        </dgm:presLayoutVars>
      </dgm:prSet>
      <dgm:spPr/>
    </dgm:pt>
    <dgm:pt modelId="{985BE6D7-3D68-45EE-A7C9-99338DCBF652}" type="pres">
      <dgm:prSet presAssocID="{CC28CC97-E61C-4EA2-A5E8-B0EE77B570D6}" presName="level3hierChild" presStyleCnt="0"/>
      <dgm:spPr/>
    </dgm:pt>
    <dgm:pt modelId="{FCBE8D67-D7EC-47C8-B3B2-405070001AF4}" type="pres">
      <dgm:prSet presAssocID="{5EF38E07-33AD-4435-A209-893D5C1AC314}" presName="conn2-1" presStyleLbl="parChTrans1D2" presStyleIdx="2" presStyleCnt="4"/>
      <dgm:spPr/>
    </dgm:pt>
    <dgm:pt modelId="{B6A96982-40D3-4FC9-8ED2-2DEACF6C1497}" type="pres">
      <dgm:prSet presAssocID="{5EF38E07-33AD-4435-A209-893D5C1AC314}" presName="connTx" presStyleLbl="parChTrans1D2" presStyleIdx="2" presStyleCnt="4"/>
      <dgm:spPr/>
    </dgm:pt>
    <dgm:pt modelId="{ECDDC548-45B8-4D09-84A9-E58FE1AECE52}" type="pres">
      <dgm:prSet presAssocID="{EF36B0BA-DA38-4DD3-8F1D-073DEFDD6470}" presName="root2" presStyleCnt="0"/>
      <dgm:spPr/>
    </dgm:pt>
    <dgm:pt modelId="{1217BA3A-BD19-48AB-873E-B6BF0B02D7D9}" type="pres">
      <dgm:prSet presAssocID="{EF36B0BA-DA38-4DD3-8F1D-073DEFDD6470}" presName="LevelTwoTextNode" presStyleLbl="node2" presStyleIdx="2" presStyleCnt="4">
        <dgm:presLayoutVars>
          <dgm:chPref val="3"/>
        </dgm:presLayoutVars>
      </dgm:prSet>
      <dgm:spPr/>
    </dgm:pt>
    <dgm:pt modelId="{CDE72636-2426-463F-985E-1BCCED30744F}" type="pres">
      <dgm:prSet presAssocID="{EF36B0BA-DA38-4DD3-8F1D-073DEFDD6470}" presName="level3hierChild" presStyleCnt="0"/>
      <dgm:spPr/>
    </dgm:pt>
    <dgm:pt modelId="{6AAA05B8-4C3B-400A-AEA9-E84CB0A3D238}" type="pres">
      <dgm:prSet presAssocID="{500A287F-2336-4888-9B94-4A1145EC773D}" presName="conn2-1" presStyleLbl="parChTrans1D2" presStyleIdx="3" presStyleCnt="4"/>
      <dgm:spPr/>
    </dgm:pt>
    <dgm:pt modelId="{A8A8856E-2F55-4163-B5D9-7FC67AACD46F}" type="pres">
      <dgm:prSet presAssocID="{500A287F-2336-4888-9B94-4A1145EC773D}" presName="connTx" presStyleLbl="parChTrans1D2" presStyleIdx="3" presStyleCnt="4"/>
      <dgm:spPr/>
    </dgm:pt>
    <dgm:pt modelId="{D7CB5045-4C03-4887-869D-11E93A71D323}" type="pres">
      <dgm:prSet presAssocID="{3A522CF1-15AF-435E-8EB3-E3A5F92C3E5C}" presName="root2" presStyleCnt="0"/>
      <dgm:spPr/>
    </dgm:pt>
    <dgm:pt modelId="{7CCB9C46-7AE4-4B9E-8369-BED5980A611E}" type="pres">
      <dgm:prSet presAssocID="{3A522CF1-15AF-435E-8EB3-E3A5F92C3E5C}" presName="LevelTwoTextNode" presStyleLbl="node2" presStyleIdx="3" presStyleCnt="4">
        <dgm:presLayoutVars>
          <dgm:chPref val="3"/>
        </dgm:presLayoutVars>
      </dgm:prSet>
      <dgm:spPr/>
    </dgm:pt>
    <dgm:pt modelId="{80F0DA14-D747-4482-8039-897CC10A1685}" type="pres">
      <dgm:prSet presAssocID="{3A522CF1-15AF-435E-8EB3-E3A5F92C3E5C}" presName="level3hierChild" presStyleCnt="0"/>
      <dgm:spPr/>
    </dgm:pt>
  </dgm:ptLst>
  <dgm:cxnLst>
    <dgm:cxn modelId="{4ACE8200-582F-448B-A50B-C337A1255640}" type="presOf" srcId="{5F124B17-307F-45DE-AA48-D13FB4C69B1B}" destId="{449F71B8-F10F-4117-8FEC-CD20BA048695}" srcOrd="1" destOrd="0" presId="urn:microsoft.com/office/officeart/2005/8/layout/hierarchy2"/>
    <dgm:cxn modelId="{4E98AA01-CA93-4B88-B873-FF25D3D82699}" type="presOf" srcId="{49F8CDC1-9A57-4199-AB8E-1CC33E89E7C4}" destId="{55292516-6338-4465-B8CC-BDAE0695FBDC}" srcOrd="0" destOrd="0" presId="urn:microsoft.com/office/officeart/2005/8/layout/hierarchy2"/>
    <dgm:cxn modelId="{B67A5B06-13EC-479E-837A-3F133F155903}" type="presOf" srcId="{5EF38E07-33AD-4435-A209-893D5C1AC314}" destId="{FCBE8D67-D7EC-47C8-B3B2-405070001AF4}" srcOrd="0" destOrd="0" presId="urn:microsoft.com/office/officeart/2005/8/layout/hierarchy2"/>
    <dgm:cxn modelId="{6C4C6A0A-168E-4A9D-838C-1B60F8EEBD1E}" srcId="{77D261AA-D001-4CA1-A093-388DAB2E3379}" destId="{85DB503D-D6C3-4B56-B492-5E67904338C3}" srcOrd="0" destOrd="0" parTransId="{62EA5969-50F5-4605-A639-16AD87823FC7}" sibTransId="{4ADB93F0-5624-49DE-BF5D-57B39F98CBF6}"/>
    <dgm:cxn modelId="{E3323416-2B29-4E08-98F6-D1F1690C4786}" type="presOf" srcId="{32A145EB-91AF-408C-9CC7-EB7AEC9FF3BD}" destId="{20E69102-8240-455A-9FC4-456D80B038BF}" srcOrd="0" destOrd="0" presId="urn:microsoft.com/office/officeart/2005/8/layout/hierarchy2"/>
    <dgm:cxn modelId="{18DCC919-DB06-4474-8451-96A28D038F6A}" srcId="{85DB503D-D6C3-4B56-B492-5E67904338C3}" destId="{EF36B0BA-DA38-4DD3-8F1D-073DEFDD6470}" srcOrd="2" destOrd="0" parTransId="{5EF38E07-33AD-4435-A209-893D5C1AC314}" sibTransId="{C90F380F-9F17-4391-BE25-8555B776CFAF}"/>
    <dgm:cxn modelId="{92CFAC33-2661-4817-8BDB-F4DBBE1BE0E2}" type="presOf" srcId="{7B556801-CE45-4418-9956-EC1E2B974B1B}" destId="{304A1AEF-06E0-4D33-8CBC-3FEB2A46F271}" srcOrd="0" destOrd="0" presId="urn:microsoft.com/office/officeart/2005/8/layout/hierarchy2"/>
    <dgm:cxn modelId="{B645E035-EBCD-43DA-B5C1-27DF1F857C2F}" type="presOf" srcId="{500A287F-2336-4888-9B94-4A1145EC773D}" destId="{6AAA05B8-4C3B-400A-AEA9-E84CB0A3D238}" srcOrd="0" destOrd="0" presId="urn:microsoft.com/office/officeart/2005/8/layout/hierarchy2"/>
    <dgm:cxn modelId="{2AC38D3B-856A-4FF6-92B4-DFFDDDA5956D}" srcId="{8619110B-0ACA-4AE8-90A6-E9BADE59EB03}" destId="{49F8CDC1-9A57-4199-AB8E-1CC33E89E7C4}" srcOrd="2" destOrd="0" parTransId="{D9B41FA5-C155-49BE-BF01-4CC9910A13BD}" sibTransId="{BE03E3C2-EE56-46B8-95B5-CA28A4A364E7}"/>
    <dgm:cxn modelId="{DCAACF43-FFF8-4006-B5DB-662C71B7C394}" type="presOf" srcId="{500A287F-2336-4888-9B94-4A1145EC773D}" destId="{A8A8856E-2F55-4163-B5D9-7FC67AACD46F}" srcOrd="1" destOrd="0" presId="urn:microsoft.com/office/officeart/2005/8/layout/hierarchy2"/>
    <dgm:cxn modelId="{DB576144-32D2-47F1-9B45-3C7A835FCE91}" type="presOf" srcId="{9251BFF8-31C2-4030-8A7E-71E57EF9CDBA}" destId="{92305164-74B2-4BFF-9CDD-C75E337B9E5F}" srcOrd="1" destOrd="0" presId="urn:microsoft.com/office/officeart/2005/8/layout/hierarchy2"/>
    <dgm:cxn modelId="{6C3F8247-2180-468A-826C-BAE11A84BC1F}" type="presOf" srcId="{B1EEA89B-FFC7-44D8-A277-994DFB5C4098}" destId="{22B61109-7226-4695-A9DC-8E6F089C8574}" srcOrd="0" destOrd="0" presId="urn:microsoft.com/office/officeart/2005/8/layout/hierarchy2"/>
    <dgm:cxn modelId="{1D509D4E-5DDA-4C13-B2B8-8D6259394CD9}" type="presOf" srcId="{84183A73-AC6D-4410-B900-CA2B6524F85F}" destId="{10A2FC1F-81C5-4EA2-8B23-1AFA24B84059}" srcOrd="1" destOrd="0" presId="urn:microsoft.com/office/officeart/2005/8/layout/hierarchy2"/>
    <dgm:cxn modelId="{32DB2151-C971-4888-B3DC-5BEB0436F074}" srcId="{28DF36F1-726B-4AE6-83F4-89DF3A24E6A8}" destId="{32A145EB-91AF-408C-9CC7-EB7AEC9FF3BD}" srcOrd="1" destOrd="0" parTransId="{5F124B17-307F-45DE-AA48-D13FB4C69B1B}" sibTransId="{DABDB2F7-5160-4F8F-B5B2-F5F548821064}"/>
    <dgm:cxn modelId="{4B13F971-F8A6-4200-ADFE-0C7422A6FAE3}" type="presOf" srcId="{D25261A1-95EA-4083-AEBE-872AC9CC8451}" destId="{627696F6-6BAF-49F3-9C3D-2217EC218B12}" srcOrd="1" destOrd="0" presId="urn:microsoft.com/office/officeart/2005/8/layout/hierarchy2"/>
    <dgm:cxn modelId="{76AF9E74-CE53-41E1-910B-B72F892A21B1}" type="presOf" srcId="{B1EEA89B-FFC7-44D8-A277-994DFB5C4098}" destId="{B2D9CA9A-4647-4E03-B57F-5D543FE8E8EC}" srcOrd="1" destOrd="0" presId="urn:microsoft.com/office/officeart/2005/8/layout/hierarchy2"/>
    <dgm:cxn modelId="{E5683D59-D630-4F83-B8AA-F1613B75AF5F}" type="presOf" srcId="{EF36B0BA-DA38-4DD3-8F1D-073DEFDD6470}" destId="{1217BA3A-BD19-48AB-873E-B6BF0B02D7D9}" srcOrd="0" destOrd="0" presId="urn:microsoft.com/office/officeart/2005/8/layout/hierarchy2"/>
    <dgm:cxn modelId="{99398A80-2340-4582-A4DB-09A33EB9C8BB}" type="presOf" srcId="{473FD3FF-C6C8-40B6-BC16-16D1DD26DCA4}" destId="{58A74A0A-419B-48C5-8A4C-1EBB26F5349F}" srcOrd="1" destOrd="0" presId="urn:microsoft.com/office/officeart/2005/8/layout/hierarchy2"/>
    <dgm:cxn modelId="{765CC689-B570-41DD-87A8-8EABB4E9D5BC}" srcId="{28DF36F1-726B-4AE6-83F4-89DF3A24E6A8}" destId="{3CAB3EBA-5374-4EA4-8277-DD90CDF5BA88}" srcOrd="0" destOrd="0" parTransId="{473FD3FF-C6C8-40B6-BC16-16D1DD26DCA4}" sibTransId="{25604DE8-543A-4F79-A89A-97C77A38AB9D}"/>
    <dgm:cxn modelId="{685D448A-2B09-426E-9C7C-54C9B175613B}" type="presOf" srcId="{D9B41FA5-C155-49BE-BF01-4CC9910A13BD}" destId="{F2EDC950-0519-4035-9DCE-8D0BAFAC2FA9}" srcOrd="0" destOrd="0" presId="urn:microsoft.com/office/officeart/2005/8/layout/hierarchy2"/>
    <dgm:cxn modelId="{346E938F-7FC7-4B53-A8C4-32E8C1F15EC9}" type="presOf" srcId="{5EF38E07-33AD-4435-A209-893D5C1AC314}" destId="{B6A96982-40D3-4FC9-8ED2-2DEACF6C1497}" srcOrd="1" destOrd="0" presId="urn:microsoft.com/office/officeart/2005/8/layout/hierarchy2"/>
    <dgm:cxn modelId="{B54B3B92-AC95-4CB6-8BE4-8F355C581EBF}" srcId="{85DB503D-D6C3-4B56-B492-5E67904338C3}" destId="{3A522CF1-15AF-435E-8EB3-E3A5F92C3E5C}" srcOrd="3" destOrd="0" parTransId="{500A287F-2336-4888-9B94-4A1145EC773D}" sibTransId="{C5C8F427-CE74-40EB-87F2-4941904A791B}"/>
    <dgm:cxn modelId="{16C7DF99-B3EA-421C-875E-42C6BFFA079E}" type="presOf" srcId="{8619110B-0ACA-4AE8-90A6-E9BADE59EB03}" destId="{DBF83BB8-B0D2-45A7-B251-CC2C4342E7B4}" srcOrd="0" destOrd="0" presId="urn:microsoft.com/office/officeart/2005/8/layout/hierarchy2"/>
    <dgm:cxn modelId="{E95030A3-843A-481C-B65A-5BE0774F7B33}" type="presOf" srcId="{84183A73-AC6D-4410-B900-CA2B6524F85F}" destId="{1F7E712A-DD1F-4724-AA10-9347391E50BE}" srcOrd="0" destOrd="0" presId="urn:microsoft.com/office/officeart/2005/8/layout/hierarchy2"/>
    <dgm:cxn modelId="{1BFBA6A8-0EFA-4F29-92D5-2379E760500B}" type="presOf" srcId="{6CAB4FE4-FF15-4AC4-B4C7-B23C2E23A4FA}" destId="{6BC24DD9-B9E4-4929-9E08-AD3FC6037ED6}" srcOrd="1" destOrd="0" presId="urn:microsoft.com/office/officeart/2005/8/layout/hierarchy2"/>
    <dgm:cxn modelId="{DDA22FAB-A02D-4844-A847-6FA6E0AD01BF}" type="presOf" srcId="{28DF36F1-726B-4AE6-83F4-89DF3A24E6A8}" destId="{7DD97A51-135D-4200-A887-FED3A5BE9679}" srcOrd="0" destOrd="0" presId="urn:microsoft.com/office/officeart/2005/8/layout/hierarchy2"/>
    <dgm:cxn modelId="{01CF19AF-DCEF-46B8-BAA0-C07E9AD623E8}" type="presOf" srcId="{473FD3FF-C6C8-40B6-BC16-16D1DD26DCA4}" destId="{8315318A-54F0-4B5F-AD85-466014AE6CFD}" srcOrd="0" destOrd="0" presId="urn:microsoft.com/office/officeart/2005/8/layout/hierarchy2"/>
    <dgm:cxn modelId="{71BC3EAF-B0A1-4BDA-9D45-E4F01FEEAD2C}" type="presOf" srcId="{D25261A1-95EA-4083-AEBE-872AC9CC8451}" destId="{B74FCF96-4FBB-4374-8110-666D7234EA39}" srcOrd="0" destOrd="0" presId="urn:microsoft.com/office/officeart/2005/8/layout/hierarchy2"/>
    <dgm:cxn modelId="{814765B0-CA8F-41BC-892C-951E516FC8CD}" srcId="{8619110B-0ACA-4AE8-90A6-E9BADE59EB03}" destId="{7B556801-CE45-4418-9956-EC1E2B974B1B}" srcOrd="1" destOrd="0" parTransId="{D25261A1-95EA-4083-AEBE-872AC9CC8451}" sibTransId="{E4A6540D-861B-4808-9259-4B66D88F3FE5}"/>
    <dgm:cxn modelId="{32777BB3-522F-447A-991F-B3ADC5E8BDDE}" type="presOf" srcId="{3A522CF1-15AF-435E-8EB3-E3A5F92C3E5C}" destId="{7CCB9C46-7AE4-4B9E-8369-BED5980A611E}" srcOrd="0" destOrd="0" presId="urn:microsoft.com/office/officeart/2005/8/layout/hierarchy2"/>
    <dgm:cxn modelId="{697596B4-BAA9-4229-AD9F-5AAA7824B0A0}" type="presOf" srcId="{5F124B17-307F-45DE-AA48-D13FB4C69B1B}" destId="{2FF3B011-64B8-424B-80C2-72519821D9CA}" srcOrd="0" destOrd="0" presId="urn:microsoft.com/office/officeart/2005/8/layout/hierarchy2"/>
    <dgm:cxn modelId="{8DA7EAC0-CCFD-4EB5-B37E-8BFAC792EB90}" srcId="{28DF36F1-726B-4AE6-83F4-89DF3A24E6A8}" destId="{CC28CC97-E61C-4EA2-A5E8-B0EE77B570D6}" srcOrd="2" destOrd="0" parTransId="{6CAB4FE4-FF15-4AC4-B4C7-B23C2E23A4FA}" sibTransId="{4DE6D88E-CC9A-4931-A00F-FF18D2D2FEE4}"/>
    <dgm:cxn modelId="{451A60C2-B0D4-415D-8D73-C1760429343B}" type="presOf" srcId="{CC28CC97-E61C-4EA2-A5E8-B0EE77B570D6}" destId="{A149198A-7560-40F4-9797-76B88998113F}" srcOrd="0" destOrd="0" presId="urn:microsoft.com/office/officeart/2005/8/layout/hierarchy2"/>
    <dgm:cxn modelId="{D8FEC1CF-D997-42D8-B66B-1D9D3A7B8482}" type="presOf" srcId="{D9B41FA5-C155-49BE-BF01-4CC9910A13BD}" destId="{34AAC908-68B6-4D6F-96D9-F03DBCC69811}" srcOrd="1" destOrd="0" presId="urn:microsoft.com/office/officeart/2005/8/layout/hierarchy2"/>
    <dgm:cxn modelId="{8767E6E0-FCCB-45B7-9BB7-BF4AAB261A07}" type="presOf" srcId="{6CAB4FE4-FF15-4AC4-B4C7-B23C2E23A4FA}" destId="{6DE08523-A416-4786-AB7C-91057DC14091}" srcOrd="0" destOrd="0" presId="urn:microsoft.com/office/officeart/2005/8/layout/hierarchy2"/>
    <dgm:cxn modelId="{45FA52E4-AF5B-425E-BCF3-D2077B09EA1A}" type="presOf" srcId="{8C724AFB-3058-402F-81C0-DFB912BAB1A0}" destId="{EDB90B90-9A9F-48EC-A9FE-CAE03EB818C3}" srcOrd="0" destOrd="0" presId="urn:microsoft.com/office/officeart/2005/8/layout/hierarchy2"/>
    <dgm:cxn modelId="{46BF81E4-491A-49A0-8BA9-D445CC89ED55}" type="presOf" srcId="{9251BFF8-31C2-4030-8A7E-71E57EF9CDBA}" destId="{C458DC57-C952-436C-9CDB-D6A29D3E138D}" srcOrd="0" destOrd="0" presId="urn:microsoft.com/office/officeart/2005/8/layout/hierarchy2"/>
    <dgm:cxn modelId="{0FAB8EE5-F2F0-45D6-98C4-301D6F55ED26}" srcId="{8619110B-0ACA-4AE8-90A6-E9BADE59EB03}" destId="{8C724AFB-3058-402F-81C0-DFB912BAB1A0}" srcOrd="0" destOrd="0" parTransId="{9251BFF8-31C2-4030-8A7E-71E57EF9CDBA}" sibTransId="{AD9AF50F-074E-4F3B-8DEF-52A73FD6910A}"/>
    <dgm:cxn modelId="{ED8F26EA-E576-4672-99E3-116565A1F33B}" srcId="{85DB503D-D6C3-4B56-B492-5E67904338C3}" destId="{28DF36F1-726B-4AE6-83F4-89DF3A24E6A8}" srcOrd="1" destOrd="0" parTransId="{B1EEA89B-FFC7-44D8-A277-994DFB5C4098}" sibTransId="{99F2B5FB-773E-4C9C-91E0-66AA6F80C287}"/>
    <dgm:cxn modelId="{FDE156EA-7965-4EE2-A421-249F87F8A402}" type="presOf" srcId="{85DB503D-D6C3-4B56-B492-5E67904338C3}" destId="{877FD275-E369-4533-9938-74E689438D37}" srcOrd="0" destOrd="0" presId="urn:microsoft.com/office/officeart/2005/8/layout/hierarchy2"/>
    <dgm:cxn modelId="{7C0018EC-958B-40E0-9F76-801FA16F1707}" type="presOf" srcId="{3CAB3EBA-5374-4EA4-8277-DD90CDF5BA88}" destId="{1054FBEA-4755-4705-B038-79161BC5332F}" srcOrd="0" destOrd="0" presId="urn:microsoft.com/office/officeart/2005/8/layout/hierarchy2"/>
    <dgm:cxn modelId="{CF6793FB-8797-4810-8981-412437290978}" type="presOf" srcId="{77D261AA-D001-4CA1-A093-388DAB2E3379}" destId="{9E5FAA41-DE8F-4E8C-895F-B8A20208377B}" srcOrd="0" destOrd="0" presId="urn:microsoft.com/office/officeart/2005/8/layout/hierarchy2"/>
    <dgm:cxn modelId="{30816FFC-49E6-4558-AE97-ABAB64779FB6}" srcId="{85DB503D-D6C3-4B56-B492-5E67904338C3}" destId="{8619110B-0ACA-4AE8-90A6-E9BADE59EB03}" srcOrd="0" destOrd="0" parTransId="{84183A73-AC6D-4410-B900-CA2B6524F85F}" sibTransId="{AACAB834-919D-4441-BE97-762387A1093F}"/>
    <dgm:cxn modelId="{A7ED79C1-FA4A-4A0D-9B5A-EF1AE57CB76C}" type="presParOf" srcId="{9E5FAA41-DE8F-4E8C-895F-B8A20208377B}" destId="{62AE9CF3-E448-449F-BDF0-0692F45FDA1E}" srcOrd="0" destOrd="0" presId="urn:microsoft.com/office/officeart/2005/8/layout/hierarchy2"/>
    <dgm:cxn modelId="{D25D2CB1-53FA-4371-A0F8-9618F167151C}" type="presParOf" srcId="{62AE9CF3-E448-449F-BDF0-0692F45FDA1E}" destId="{877FD275-E369-4533-9938-74E689438D37}" srcOrd="0" destOrd="0" presId="urn:microsoft.com/office/officeart/2005/8/layout/hierarchy2"/>
    <dgm:cxn modelId="{22604C5D-EFA3-4748-AF7B-92E4C69ED15F}" type="presParOf" srcId="{62AE9CF3-E448-449F-BDF0-0692F45FDA1E}" destId="{AECE4789-4C2D-4AA4-BCDD-F49CB958C944}" srcOrd="1" destOrd="0" presId="urn:microsoft.com/office/officeart/2005/8/layout/hierarchy2"/>
    <dgm:cxn modelId="{7DEDEB5E-04D1-46ED-A736-E126F48592C7}" type="presParOf" srcId="{AECE4789-4C2D-4AA4-BCDD-F49CB958C944}" destId="{1F7E712A-DD1F-4724-AA10-9347391E50BE}" srcOrd="0" destOrd="0" presId="urn:microsoft.com/office/officeart/2005/8/layout/hierarchy2"/>
    <dgm:cxn modelId="{E05F65F8-04EB-449E-B03C-B4C43A208029}" type="presParOf" srcId="{1F7E712A-DD1F-4724-AA10-9347391E50BE}" destId="{10A2FC1F-81C5-4EA2-8B23-1AFA24B84059}" srcOrd="0" destOrd="0" presId="urn:microsoft.com/office/officeart/2005/8/layout/hierarchy2"/>
    <dgm:cxn modelId="{54FEDE4D-021C-4A91-914A-561D2B2B3666}" type="presParOf" srcId="{AECE4789-4C2D-4AA4-BCDD-F49CB958C944}" destId="{0E7D4B75-3A5D-4A1D-8A14-AD82E4A7CF9F}" srcOrd="1" destOrd="0" presId="urn:microsoft.com/office/officeart/2005/8/layout/hierarchy2"/>
    <dgm:cxn modelId="{41B8C7F9-3965-4C23-8A02-EA49DD5F293B}" type="presParOf" srcId="{0E7D4B75-3A5D-4A1D-8A14-AD82E4A7CF9F}" destId="{DBF83BB8-B0D2-45A7-B251-CC2C4342E7B4}" srcOrd="0" destOrd="0" presId="urn:microsoft.com/office/officeart/2005/8/layout/hierarchy2"/>
    <dgm:cxn modelId="{EB3F43CA-6AB9-4175-BD6A-F7C019DC9816}" type="presParOf" srcId="{0E7D4B75-3A5D-4A1D-8A14-AD82E4A7CF9F}" destId="{150CD39C-CFE2-4229-918B-1EAAE2AD93CB}" srcOrd="1" destOrd="0" presId="urn:microsoft.com/office/officeart/2005/8/layout/hierarchy2"/>
    <dgm:cxn modelId="{1B49273B-E690-4C55-8009-EE275F3B792E}" type="presParOf" srcId="{150CD39C-CFE2-4229-918B-1EAAE2AD93CB}" destId="{C458DC57-C952-436C-9CDB-D6A29D3E138D}" srcOrd="0" destOrd="0" presId="urn:microsoft.com/office/officeart/2005/8/layout/hierarchy2"/>
    <dgm:cxn modelId="{7D77A499-1AEB-4F48-AFF4-8EE7876A8D94}" type="presParOf" srcId="{C458DC57-C952-436C-9CDB-D6A29D3E138D}" destId="{92305164-74B2-4BFF-9CDD-C75E337B9E5F}" srcOrd="0" destOrd="0" presId="urn:microsoft.com/office/officeart/2005/8/layout/hierarchy2"/>
    <dgm:cxn modelId="{5C1CF3B5-C5D9-49E9-B9D0-4E11613E6089}" type="presParOf" srcId="{150CD39C-CFE2-4229-918B-1EAAE2AD93CB}" destId="{08EE826A-563D-4BBE-96EF-6FD19606D431}" srcOrd="1" destOrd="0" presId="urn:microsoft.com/office/officeart/2005/8/layout/hierarchy2"/>
    <dgm:cxn modelId="{C8C2CF0D-977C-4CE7-8AEB-857907C9EFBD}" type="presParOf" srcId="{08EE826A-563D-4BBE-96EF-6FD19606D431}" destId="{EDB90B90-9A9F-48EC-A9FE-CAE03EB818C3}" srcOrd="0" destOrd="0" presId="urn:microsoft.com/office/officeart/2005/8/layout/hierarchy2"/>
    <dgm:cxn modelId="{3BF4EFEF-0440-4F75-9A32-DDC0D7D2585D}" type="presParOf" srcId="{08EE826A-563D-4BBE-96EF-6FD19606D431}" destId="{0ACB7E5E-B083-4AF6-AC73-6E1051D6283C}" srcOrd="1" destOrd="0" presId="urn:microsoft.com/office/officeart/2005/8/layout/hierarchy2"/>
    <dgm:cxn modelId="{C7C0F8E7-0134-4916-A5BD-6E14CADE8A3A}" type="presParOf" srcId="{150CD39C-CFE2-4229-918B-1EAAE2AD93CB}" destId="{B74FCF96-4FBB-4374-8110-666D7234EA39}" srcOrd="2" destOrd="0" presId="urn:microsoft.com/office/officeart/2005/8/layout/hierarchy2"/>
    <dgm:cxn modelId="{D2569439-F309-43C8-96B3-C1E65604C301}" type="presParOf" srcId="{B74FCF96-4FBB-4374-8110-666D7234EA39}" destId="{627696F6-6BAF-49F3-9C3D-2217EC218B12}" srcOrd="0" destOrd="0" presId="urn:microsoft.com/office/officeart/2005/8/layout/hierarchy2"/>
    <dgm:cxn modelId="{14B0BF13-2665-4384-A27A-6D039681EC40}" type="presParOf" srcId="{150CD39C-CFE2-4229-918B-1EAAE2AD93CB}" destId="{5C91896A-410C-4760-BA4C-AD02AF046A39}" srcOrd="3" destOrd="0" presId="urn:microsoft.com/office/officeart/2005/8/layout/hierarchy2"/>
    <dgm:cxn modelId="{32ABE6A4-F870-42DD-B4FC-B02737422D28}" type="presParOf" srcId="{5C91896A-410C-4760-BA4C-AD02AF046A39}" destId="{304A1AEF-06E0-4D33-8CBC-3FEB2A46F271}" srcOrd="0" destOrd="0" presId="urn:microsoft.com/office/officeart/2005/8/layout/hierarchy2"/>
    <dgm:cxn modelId="{F5235BC2-36A8-463B-BDA9-EA9BA3B005DF}" type="presParOf" srcId="{5C91896A-410C-4760-BA4C-AD02AF046A39}" destId="{4B180EB1-6A1A-4EC6-A0D6-089E8622C387}" srcOrd="1" destOrd="0" presId="urn:microsoft.com/office/officeart/2005/8/layout/hierarchy2"/>
    <dgm:cxn modelId="{DAECA24E-CC58-475B-A70E-19C521B9133E}" type="presParOf" srcId="{150CD39C-CFE2-4229-918B-1EAAE2AD93CB}" destId="{F2EDC950-0519-4035-9DCE-8D0BAFAC2FA9}" srcOrd="4" destOrd="0" presId="urn:microsoft.com/office/officeart/2005/8/layout/hierarchy2"/>
    <dgm:cxn modelId="{410DBCCA-40C2-43FB-B477-8890DE967E85}" type="presParOf" srcId="{F2EDC950-0519-4035-9DCE-8D0BAFAC2FA9}" destId="{34AAC908-68B6-4D6F-96D9-F03DBCC69811}" srcOrd="0" destOrd="0" presId="urn:microsoft.com/office/officeart/2005/8/layout/hierarchy2"/>
    <dgm:cxn modelId="{8B35E76F-524E-44C1-8A30-07186DCEF51E}" type="presParOf" srcId="{150CD39C-CFE2-4229-918B-1EAAE2AD93CB}" destId="{C72BD5A0-FC65-49B3-9F22-D03474DE5725}" srcOrd="5" destOrd="0" presId="urn:microsoft.com/office/officeart/2005/8/layout/hierarchy2"/>
    <dgm:cxn modelId="{C87DCF98-D5EB-43CF-AB1F-435FBD85155E}" type="presParOf" srcId="{C72BD5A0-FC65-49B3-9F22-D03474DE5725}" destId="{55292516-6338-4465-B8CC-BDAE0695FBDC}" srcOrd="0" destOrd="0" presId="urn:microsoft.com/office/officeart/2005/8/layout/hierarchy2"/>
    <dgm:cxn modelId="{0392362C-5486-4772-94D4-1B04AB1DC1FF}" type="presParOf" srcId="{C72BD5A0-FC65-49B3-9F22-D03474DE5725}" destId="{A8DF3382-1F8B-4E67-B1D9-204E752C2A40}" srcOrd="1" destOrd="0" presId="urn:microsoft.com/office/officeart/2005/8/layout/hierarchy2"/>
    <dgm:cxn modelId="{8CF893B6-6401-4924-B85F-C3427C0A4A27}" type="presParOf" srcId="{AECE4789-4C2D-4AA4-BCDD-F49CB958C944}" destId="{22B61109-7226-4695-A9DC-8E6F089C8574}" srcOrd="2" destOrd="0" presId="urn:microsoft.com/office/officeart/2005/8/layout/hierarchy2"/>
    <dgm:cxn modelId="{D21F5B4B-DE98-430A-A659-76D859427AF4}" type="presParOf" srcId="{22B61109-7226-4695-A9DC-8E6F089C8574}" destId="{B2D9CA9A-4647-4E03-B57F-5D543FE8E8EC}" srcOrd="0" destOrd="0" presId="urn:microsoft.com/office/officeart/2005/8/layout/hierarchy2"/>
    <dgm:cxn modelId="{F08A71B3-302C-492C-82D4-2CBAC2CBF2A5}" type="presParOf" srcId="{AECE4789-4C2D-4AA4-BCDD-F49CB958C944}" destId="{200091B4-53DC-4D3C-AE2A-393172533181}" srcOrd="3" destOrd="0" presId="urn:microsoft.com/office/officeart/2005/8/layout/hierarchy2"/>
    <dgm:cxn modelId="{3639F33D-A35F-43C8-B744-4DF3D9C97B63}" type="presParOf" srcId="{200091B4-53DC-4D3C-AE2A-393172533181}" destId="{7DD97A51-135D-4200-A887-FED3A5BE9679}" srcOrd="0" destOrd="0" presId="urn:microsoft.com/office/officeart/2005/8/layout/hierarchy2"/>
    <dgm:cxn modelId="{DBAAAAA6-B1B0-42A4-A0B5-7B5863F3C261}" type="presParOf" srcId="{200091B4-53DC-4D3C-AE2A-393172533181}" destId="{C467CB28-125D-4109-A8F8-8A6B270555D4}" srcOrd="1" destOrd="0" presId="urn:microsoft.com/office/officeart/2005/8/layout/hierarchy2"/>
    <dgm:cxn modelId="{E9EC7A3F-7236-4A2B-B8ED-170DECA3635C}" type="presParOf" srcId="{C467CB28-125D-4109-A8F8-8A6B270555D4}" destId="{8315318A-54F0-4B5F-AD85-466014AE6CFD}" srcOrd="0" destOrd="0" presId="urn:microsoft.com/office/officeart/2005/8/layout/hierarchy2"/>
    <dgm:cxn modelId="{7CEEF067-7A47-4A18-9407-5F2519B206D6}" type="presParOf" srcId="{8315318A-54F0-4B5F-AD85-466014AE6CFD}" destId="{58A74A0A-419B-48C5-8A4C-1EBB26F5349F}" srcOrd="0" destOrd="0" presId="urn:microsoft.com/office/officeart/2005/8/layout/hierarchy2"/>
    <dgm:cxn modelId="{1BB3B79D-CEBF-4887-BF03-A088EF3DC231}" type="presParOf" srcId="{C467CB28-125D-4109-A8F8-8A6B270555D4}" destId="{9604A0DE-56A1-41E9-AB1A-BB311376F657}" srcOrd="1" destOrd="0" presId="urn:microsoft.com/office/officeart/2005/8/layout/hierarchy2"/>
    <dgm:cxn modelId="{39E6824E-E514-448F-8EAC-2F00C12D79EC}" type="presParOf" srcId="{9604A0DE-56A1-41E9-AB1A-BB311376F657}" destId="{1054FBEA-4755-4705-B038-79161BC5332F}" srcOrd="0" destOrd="0" presId="urn:microsoft.com/office/officeart/2005/8/layout/hierarchy2"/>
    <dgm:cxn modelId="{BF0247E2-BE02-4895-8058-9A4DCE702501}" type="presParOf" srcId="{9604A0DE-56A1-41E9-AB1A-BB311376F657}" destId="{EC433CAC-CC03-44F3-B110-2A39467C23DF}" srcOrd="1" destOrd="0" presId="urn:microsoft.com/office/officeart/2005/8/layout/hierarchy2"/>
    <dgm:cxn modelId="{88379142-0B14-46E2-A220-11777635060E}" type="presParOf" srcId="{C467CB28-125D-4109-A8F8-8A6B270555D4}" destId="{2FF3B011-64B8-424B-80C2-72519821D9CA}" srcOrd="2" destOrd="0" presId="urn:microsoft.com/office/officeart/2005/8/layout/hierarchy2"/>
    <dgm:cxn modelId="{310C2913-C3B4-4804-AFC1-B0EEC0938259}" type="presParOf" srcId="{2FF3B011-64B8-424B-80C2-72519821D9CA}" destId="{449F71B8-F10F-4117-8FEC-CD20BA048695}" srcOrd="0" destOrd="0" presId="urn:microsoft.com/office/officeart/2005/8/layout/hierarchy2"/>
    <dgm:cxn modelId="{00F307CF-6FA6-4D25-97E3-46C5B222671F}" type="presParOf" srcId="{C467CB28-125D-4109-A8F8-8A6B270555D4}" destId="{BD482EBA-BEB7-4184-A71D-CD33FB26B971}" srcOrd="3" destOrd="0" presId="urn:microsoft.com/office/officeart/2005/8/layout/hierarchy2"/>
    <dgm:cxn modelId="{327ED242-3D5E-43EF-8F5D-88CB5DFBDAA9}" type="presParOf" srcId="{BD482EBA-BEB7-4184-A71D-CD33FB26B971}" destId="{20E69102-8240-455A-9FC4-456D80B038BF}" srcOrd="0" destOrd="0" presId="urn:microsoft.com/office/officeart/2005/8/layout/hierarchy2"/>
    <dgm:cxn modelId="{3F9D98EF-FB45-4693-93C1-74A1E6BB4650}" type="presParOf" srcId="{BD482EBA-BEB7-4184-A71D-CD33FB26B971}" destId="{C120ADBC-624E-43C1-8EF8-ABF2DE5FF547}" srcOrd="1" destOrd="0" presId="urn:microsoft.com/office/officeart/2005/8/layout/hierarchy2"/>
    <dgm:cxn modelId="{C0645271-2CC2-4332-9B51-C3481356D52D}" type="presParOf" srcId="{C467CB28-125D-4109-A8F8-8A6B270555D4}" destId="{6DE08523-A416-4786-AB7C-91057DC14091}" srcOrd="4" destOrd="0" presId="urn:microsoft.com/office/officeart/2005/8/layout/hierarchy2"/>
    <dgm:cxn modelId="{6F1C5B97-1720-4972-89F2-2E848C1B5CE7}" type="presParOf" srcId="{6DE08523-A416-4786-AB7C-91057DC14091}" destId="{6BC24DD9-B9E4-4929-9E08-AD3FC6037ED6}" srcOrd="0" destOrd="0" presId="urn:microsoft.com/office/officeart/2005/8/layout/hierarchy2"/>
    <dgm:cxn modelId="{7A48F8B3-A13F-4263-BC9C-AFD5848C4E3B}" type="presParOf" srcId="{C467CB28-125D-4109-A8F8-8A6B270555D4}" destId="{BCEACBD5-042F-4B8A-9AA2-0DEDA3B7E298}" srcOrd="5" destOrd="0" presId="urn:microsoft.com/office/officeart/2005/8/layout/hierarchy2"/>
    <dgm:cxn modelId="{BAB58540-52BE-4902-BC17-ADDB43706A9B}" type="presParOf" srcId="{BCEACBD5-042F-4B8A-9AA2-0DEDA3B7E298}" destId="{A149198A-7560-40F4-9797-76B88998113F}" srcOrd="0" destOrd="0" presId="urn:microsoft.com/office/officeart/2005/8/layout/hierarchy2"/>
    <dgm:cxn modelId="{FD8361F1-2240-48B5-9F2D-EA53E5F22E53}" type="presParOf" srcId="{BCEACBD5-042F-4B8A-9AA2-0DEDA3B7E298}" destId="{985BE6D7-3D68-45EE-A7C9-99338DCBF652}" srcOrd="1" destOrd="0" presId="urn:microsoft.com/office/officeart/2005/8/layout/hierarchy2"/>
    <dgm:cxn modelId="{59431CE3-8763-4EE5-87CD-2FB0CBB96339}" type="presParOf" srcId="{AECE4789-4C2D-4AA4-BCDD-F49CB958C944}" destId="{FCBE8D67-D7EC-47C8-B3B2-405070001AF4}" srcOrd="4" destOrd="0" presId="urn:microsoft.com/office/officeart/2005/8/layout/hierarchy2"/>
    <dgm:cxn modelId="{AA575FF5-814A-4DC5-B8EB-1349EF9DC513}" type="presParOf" srcId="{FCBE8D67-D7EC-47C8-B3B2-405070001AF4}" destId="{B6A96982-40D3-4FC9-8ED2-2DEACF6C1497}" srcOrd="0" destOrd="0" presId="urn:microsoft.com/office/officeart/2005/8/layout/hierarchy2"/>
    <dgm:cxn modelId="{87170AC6-6DA3-471F-8CA3-51B66B73A557}" type="presParOf" srcId="{AECE4789-4C2D-4AA4-BCDD-F49CB958C944}" destId="{ECDDC548-45B8-4D09-84A9-E58FE1AECE52}" srcOrd="5" destOrd="0" presId="urn:microsoft.com/office/officeart/2005/8/layout/hierarchy2"/>
    <dgm:cxn modelId="{B0184776-AD97-4E66-A9CC-5DB1C788736B}" type="presParOf" srcId="{ECDDC548-45B8-4D09-84A9-E58FE1AECE52}" destId="{1217BA3A-BD19-48AB-873E-B6BF0B02D7D9}" srcOrd="0" destOrd="0" presId="urn:microsoft.com/office/officeart/2005/8/layout/hierarchy2"/>
    <dgm:cxn modelId="{B65D2BC5-A7B5-46B5-A26C-21D4098D6FA2}" type="presParOf" srcId="{ECDDC548-45B8-4D09-84A9-E58FE1AECE52}" destId="{CDE72636-2426-463F-985E-1BCCED30744F}" srcOrd="1" destOrd="0" presId="urn:microsoft.com/office/officeart/2005/8/layout/hierarchy2"/>
    <dgm:cxn modelId="{E665059F-3E30-4479-BE8D-37ED112F79ED}" type="presParOf" srcId="{AECE4789-4C2D-4AA4-BCDD-F49CB958C944}" destId="{6AAA05B8-4C3B-400A-AEA9-E84CB0A3D238}" srcOrd="6" destOrd="0" presId="urn:microsoft.com/office/officeart/2005/8/layout/hierarchy2"/>
    <dgm:cxn modelId="{4191FB30-C8C1-4ACC-9742-FD25FA0A251F}" type="presParOf" srcId="{6AAA05B8-4C3B-400A-AEA9-E84CB0A3D238}" destId="{A8A8856E-2F55-4163-B5D9-7FC67AACD46F}" srcOrd="0" destOrd="0" presId="urn:microsoft.com/office/officeart/2005/8/layout/hierarchy2"/>
    <dgm:cxn modelId="{DD7221B9-3593-45F3-A0DA-0A82DC6BAF7D}" type="presParOf" srcId="{AECE4789-4C2D-4AA4-BCDD-F49CB958C944}" destId="{D7CB5045-4C03-4887-869D-11E93A71D323}" srcOrd="7" destOrd="0" presId="urn:microsoft.com/office/officeart/2005/8/layout/hierarchy2"/>
    <dgm:cxn modelId="{8F0AB9A6-3462-474D-8288-4595D193EDEE}" type="presParOf" srcId="{D7CB5045-4C03-4887-869D-11E93A71D323}" destId="{7CCB9C46-7AE4-4B9E-8369-BED5980A611E}" srcOrd="0" destOrd="0" presId="urn:microsoft.com/office/officeart/2005/8/layout/hierarchy2"/>
    <dgm:cxn modelId="{CACC956A-C0F0-4C5C-83BC-4AFEA5270665}" type="presParOf" srcId="{D7CB5045-4C03-4887-869D-11E93A71D323}" destId="{80F0DA14-D747-4482-8039-897CC10A1685}"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7FD275-E369-4533-9938-74E689438D37}">
      <dsp:nvSpPr>
        <dsp:cNvPr id="0" name=""/>
        <dsp:cNvSpPr/>
      </dsp:nvSpPr>
      <dsp:spPr>
        <a:xfrm>
          <a:off x="1274625" y="1144002"/>
          <a:ext cx="572254" cy="286127"/>
        </a:xfrm>
        <a:prstGeom prst="roundRect">
          <a:avLst>
            <a:gd name="adj" fmla="val 10000"/>
          </a:avLst>
        </a:prstGeom>
        <a:solidFill>
          <a:schemeClr val="tx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Usuario</a:t>
          </a:r>
        </a:p>
      </dsp:txBody>
      <dsp:txXfrm>
        <a:off x="1283005" y="1152382"/>
        <a:ext cx="555494" cy="269367"/>
      </dsp:txXfrm>
    </dsp:sp>
    <dsp:sp modelId="{1F7E712A-DD1F-4724-AA10-9347391E50BE}">
      <dsp:nvSpPr>
        <dsp:cNvPr id="0" name=""/>
        <dsp:cNvSpPr/>
      </dsp:nvSpPr>
      <dsp:spPr>
        <a:xfrm rot="18575336">
          <a:off x="1655334" y="868730"/>
          <a:ext cx="1056148" cy="22763"/>
        </a:xfrm>
        <a:custGeom>
          <a:avLst/>
          <a:gdLst/>
          <a:ahLst/>
          <a:cxnLst/>
          <a:rect l="0" t="0" r="0" b="0"/>
          <a:pathLst>
            <a:path>
              <a:moveTo>
                <a:pt x="0" y="11381"/>
              </a:moveTo>
              <a:lnTo>
                <a:pt x="1056148"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7005" y="853709"/>
        <a:ext cx="52807" cy="52807"/>
      </dsp:txXfrm>
    </dsp:sp>
    <dsp:sp modelId="{DBF83BB8-B0D2-45A7-B251-CC2C4342E7B4}">
      <dsp:nvSpPr>
        <dsp:cNvPr id="0" name=""/>
        <dsp:cNvSpPr/>
      </dsp:nvSpPr>
      <dsp:spPr>
        <a:xfrm>
          <a:off x="2519937" y="330095"/>
          <a:ext cx="572254" cy="28612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Fecha 1</a:t>
          </a:r>
        </a:p>
      </dsp:txBody>
      <dsp:txXfrm>
        <a:off x="2528317" y="338475"/>
        <a:ext cx="555494" cy="269367"/>
      </dsp:txXfrm>
    </dsp:sp>
    <dsp:sp modelId="{C458DC57-C952-436C-9CDB-D6A29D3E138D}">
      <dsp:nvSpPr>
        <dsp:cNvPr id="0" name=""/>
        <dsp:cNvSpPr/>
      </dsp:nvSpPr>
      <dsp:spPr>
        <a:xfrm rot="20116034">
          <a:off x="3056005" y="296729"/>
          <a:ext cx="788973" cy="22763"/>
        </a:xfrm>
        <a:custGeom>
          <a:avLst/>
          <a:gdLst/>
          <a:ahLst/>
          <a:cxnLst/>
          <a:rect l="0" t="0" r="0" b="0"/>
          <a:pathLst>
            <a:path>
              <a:moveTo>
                <a:pt x="0" y="11381"/>
              </a:moveTo>
              <a:lnTo>
                <a:pt x="788973"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0768" y="288387"/>
        <a:ext cx="39448" cy="39448"/>
      </dsp:txXfrm>
    </dsp:sp>
    <dsp:sp modelId="{EDB90B90-9A9F-48EC-A9FE-CAE03EB818C3}">
      <dsp:nvSpPr>
        <dsp:cNvPr id="0" name=""/>
        <dsp:cNvSpPr/>
      </dsp:nvSpPr>
      <dsp:spPr>
        <a:xfrm>
          <a:off x="3808792" y="0"/>
          <a:ext cx="572254" cy="286127"/>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Retraso 1</a:t>
          </a:r>
        </a:p>
      </dsp:txBody>
      <dsp:txXfrm>
        <a:off x="3817172" y="8380"/>
        <a:ext cx="555494" cy="269367"/>
      </dsp:txXfrm>
    </dsp:sp>
    <dsp:sp modelId="{B74FCF96-4FBB-4374-8110-666D7234EA39}">
      <dsp:nvSpPr>
        <dsp:cNvPr id="0" name=""/>
        <dsp:cNvSpPr/>
      </dsp:nvSpPr>
      <dsp:spPr>
        <a:xfrm rot="21553182">
          <a:off x="3092159" y="456897"/>
          <a:ext cx="716666" cy="22763"/>
        </a:xfrm>
        <a:custGeom>
          <a:avLst/>
          <a:gdLst/>
          <a:ahLst/>
          <a:cxnLst/>
          <a:rect l="0" t="0" r="0" b="0"/>
          <a:pathLst>
            <a:path>
              <a:moveTo>
                <a:pt x="0" y="11381"/>
              </a:moveTo>
              <a:lnTo>
                <a:pt x="716666"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2575" y="450363"/>
        <a:ext cx="35833" cy="35833"/>
      </dsp:txXfrm>
    </dsp:sp>
    <dsp:sp modelId="{304A1AEF-06E0-4D33-8CBC-3FEB2A46F271}">
      <dsp:nvSpPr>
        <dsp:cNvPr id="0" name=""/>
        <dsp:cNvSpPr/>
      </dsp:nvSpPr>
      <dsp:spPr>
        <a:xfrm>
          <a:off x="3808792" y="320336"/>
          <a:ext cx="572254" cy="286127"/>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Retraso 2</a:t>
          </a:r>
        </a:p>
      </dsp:txBody>
      <dsp:txXfrm>
        <a:off x="3817172" y="328716"/>
        <a:ext cx="555494" cy="269367"/>
      </dsp:txXfrm>
    </dsp:sp>
    <dsp:sp modelId="{F2EDC950-0519-4035-9DCE-8D0BAFAC2FA9}">
      <dsp:nvSpPr>
        <dsp:cNvPr id="0" name=""/>
        <dsp:cNvSpPr/>
      </dsp:nvSpPr>
      <dsp:spPr>
        <a:xfrm rot="1440943">
          <a:off x="3058236" y="621421"/>
          <a:ext cx="784512" cy="22763"/>
        </a:xfrm>
        <a:custGeom>
          <a:avLst/>
          <a:gdLst/>
          <a:ahLst/>
          <a:cxnLst/>
          <a:rect l="0" t="0" r="0" b="0"/>
          <a:pathLst>
            <a:path>
              <a:moveTo>
                <a:pt x="0" y="11381"/>
              </a:moveTo>
              <a:lnTo>
                <a:pt x="784512"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0879" y="613190"/>
        <a:ext cx="39225" cy="39225"/>
      </dsp:txXfrm>
    </dsp:sp>
    <dsp:sp modelId="{55292516-6338-4465-B8CC-BDAE0695FBDC}">
      <dsp:nvSpPr>
        <dsp:cNvPr id="0" name=""/>
        <dsp:cNvSpPr/>
      </dsp:nvSpPr>
      <dsp:spPr>
        <a:xfrm>
          <a:off x="3808792" y="649382"/>
          <a:ext cx="572254" cy="286127"/>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Retraso n</a:t>
          </a:r>
        </a:p>
      </dsp:txBody>
      <dsp:txXfrm>
        <a:off x="3817172" y="657762"/>
        <a:ext cx="555494" cy="269367"/>
      </dsp:txXfrm>
    </dsp:sp>
    <dsp:sp modelId="{22B61109-7226-4695-A9DC-8E6F089C8574}">
      <dsp:nvSpPr>
        <dsp:cNvPr id="0" name=""/>
        <dsp:cNvSpPr/>
      </dsp:nvSpPr>
      <dsp:spPr>
        <a:xfrm rot="866018">
          <a:off x="1835912" y="1362300"/>
          <a:ext cx="694993" cy="22763"/>
        </a:xfrm>
        <a:custGeom>
          <a:avLst/>
          <a:gdLst/>
          <a:ahLst/>
          <a:cxnLst/>
          <a:rect l="0" t="0" r="0" b="0"/>
          <a:pathLst>
            <a:path>
              <a:moveTo>
                <a:pt x="0" y="11381"/>
              </a:moveTo>
              <a:lnTo>
                <a:pt x="694993"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66034" y="1356307"/>
        <a:ext cx="34749" cy="34749"/>
      </dsp:txXfrm>
    </dsp:sp>
    <dsp:sp modelId="{7DD97A51-135D-4200-A887-FED3A5BE9679}">
      <dsp:nvSpPr>
        <dsp:cNvPr id="0" name=""/>
        <dsp:cNvSpPr/>
      </dsp:nvSpPr>
      <dsp:spPr>
        <a:xfrm>
          <a:off x="2519937" y="1317235"/>
          <a:ext cx="572254" cy="28612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Fecha 2</a:t>
          </a:r>
        </a:p>
      </dsp:txBody>
      <dsp:txXfrm>
        <a:off x="2528317" y="1325615"/>
        <a:ext cx="555494" cy="269367"/>
      </dsp:txXfrm>
    </dsp:sp>
    <dsp:sp modelId="{8315318A-54F0-4B5F-AD85-466014AE6CFD}">
      <dsp:nvSpPr>
        <dsp:cNvPr id="0" name=""/>
        <dsp:cNvSpPr/>
      </dsp:nvSpPr>
      <dsp:spPr>
        <a:xfrm rot="20081722">
          <a:off x="3054163" y="1279513"/>
          <a:ext cx="792657" cy="22763"/>
        </a:xfrm>
        <a:custGeom>
          <a:avLst/>
          <a:gdLst/>
          <a:ahLst/>
          <a:cxnLst/>
          <a:rect l="0" t="0" r="0" b="0"/>
          <a:pathLst>
            <a:path>
              <a:moveTo>
                <a:pt x="0" y="11381"/>
              </a:moveTo>
              <a:lnTo>
                <a:pt x="792657"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0676" y="1271079"/>
        <a:ext cx="39632" cy="39632"/>
      </dsp:txXfrm>
    </dsp:sp>
    <dsp:sp modelId="{1054FBEA-4755-4705-B038-79161BC5332F}">
      <dsp:nvSpPr>
        <dsp:cNvPr id="0" name=""/>
        <dsp:cNvSpPr/>
      </dsp:nvSpPr>
      <dsp:spPr>
        <a:xfrm>
          <a:off x="3808792" y="978429"/>
          <a:ext cx="572254" cy="286127"/>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Retraso 1</a:t>
          </a:r>
        </a:p>
      </dsp:txBody>
      <dsp:txXfrm>
        <a:off x="3817172" y="986809"/>
        <a:ext cx="555494" cy="269367"/>
      </dsp:txXfrm>
    </dsp:sp>
    <dsp:sp modelId="{2FF3B011-64B8-424B-80C2-72519821D9CA}">
      <dsp:nvSpPr>
        <dsp:cNvPr id="0" name=""/>
        <dsp:cNvSpPr/>
      </dsp:nvSpPr>
      <dsp:spPr>
        <a:xfrm rot="21553182">
          <a:off x="3092159" y="1444037"/>
          <a:ext cx="716666" cy="22763"/>
        </a:xfrm>
        <a:custGeom>
          <a:avLst/>
          <a:gdLst/>
          <a:ahLst/>
          <a:cxnLst/>
          <a:rect l="0" t="0" r="0" b="0"/>
          <a:pathLst>
            <a:path>
              <a:moveTo>
                <a:pt x="0" y="11381"/>
              </a:moveTo>
              <a:lnTo>
                <a:pt x="716666"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2575" y="1437502"/>
        <a:ext cx="35833" cy="35833"/>
      </dsp:txXfrm>
    </dsp:sp>
    <dsp:sp modelId="{20E69102-8240-455A-9FC4-456D80B038BF}">
      <dsp:nvSpPr>
        <dsp:cNvPr id="0" name=""/>
        <dsp:cNvSpPr/>
      </dsp:nvSpPr>
      <dsp:spPr>
        <a:xfrm>
          <a:off x="3808792" y="1307475"/>
          <a:ext cx="572254" cy="286127"/>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Retraso 2</a:t>
          </a:r>
        </a:p>
      </dsp:txBody>
      <dsp:txXfrm>
        <a:off x="3817172" y="1315855"/>
        <a:ext cx="555494" cy="269367"/>
      </dsp:txXfrm>
    </dsp:sp>
    <dsp:sp modelId="{6DE08523-A416-4786-AB7C-91057DC14091}">
      <dsp:nvSpPr>
        <dsp:cNvPr id="0" name=""/>
        <dsp:cNvSpPr/>
      </dsp:nvSpPr>
      <dsp:spPr>
        <a:xfrm rot="1440943">
          <a:off x="3058236" y="1608560"/>
          <a:ext cx="784512" cy="22763"/>
        </a:xfrm>
        <a:custGeom>
          <a:avLst/>
          <a:gdLst/>
          <a:ahLst/>
          <a:cxnLst/>
          <a:rect l="0" t="0" r="0" b="0"/>
          <a:pathLst>
            <a:path>
              <a:moveTo>
                <a:pt x="0" y="11381"/>
              </a:moveTo>
              <a:lnTo>
                <a:pt x="784512"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430879" y="1600329"/>
        <a:ext cx="39225" cy="39225"/>
      </dsp:txXfrm>
    </dsp:sp>
    <dsp:sp modelId="{A149198A-7560-40F4-9797-76B88998113F}">
      <dsp:nvSpPr>
        <dsp:cNvPr id="0" name=""/>
        <dsp:cNvSpPr/>
      </dsp:nvSpPr>
      <dsp:spPr>
        <a:xfrm>
          <a:off x="3808792" y="1636521"/>
          <a:ext cx="572254" cy="286127"/>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Retraso n</a:t>
          </a:r>
        </a:p>
      </dsp:txBody>
      <dsp:txXfrm>
        <a:off x="3817172" y="1644901"/>
        <a:ext cx="555494" cy="269367"/>
      </dsp:txXfrm>
    </dsp:sp>
    <dsp:sp modelId="{FCBE8D67-D7EC-47C8-B3B2-405070001AF4}">
      <dsp:nvSpPr>
        <dsp:cNvPr id="0" name=""/>
        <dsp:cNvSpPr/>
      </dsp:nvSpPr>
      <dsp:spPr>
        <a:xfrm rot="2203962">
          <a:off x="1763501" y="1526823"/>
          <a:ext cx="839815" cy="22763"/>
        </a:xfrm>
        <a:custGeom>
          <a:avLst/>
          <a:gdLst/>
          <a:ahLst/>
          <a:cxnLst/>
          <a:rect l="0" t="0" r="0" b="0"/>
          <a:pathLst>
            <a:path>
              <a:moveTo>
                <a:pt x="0" y="11381"/>
              </a:moveTo>
              <a:lnTo>
                <a:pt x="839815"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62413" y="1517210"/>
        <a:ext cx="41990" cy="41990"/>
      </dsp:txXfrm>
    </dsp:sp>
    <dsp:sp modelId="{1217BA3A-BD19-48AB-873E-B6BF0B02D7D9}">
      <dsp:nvSpPr>
        <dsp:cNvPr id="0" name=""/>
        <dsp:cNvSpPr/>
      </dsp:nvSpPr>
      <dsp:spPr>
        <a:xfrm>
          <a:off x="2519937" y="1646281"/>
          <a:ext cx="572254" cy="28612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Fecha 3</a:t>
          </a:r>
        </a:p>
      </dsp:txBody>
      <dsp:txXfrm>
        <a:off x="2528317" y="1654661"/>
        <a:ext cx="555494" cy="269367"/>
      </dsp:txXfrm>
    </dsp:sp>
    <dsp:sp modelId="{6AAA05B8-4C3B-400A-AEA9-E84CB0A3D238}">
      <dsp:nvSpPr>
        <dsp:cNvPr id="0" name=""/>
        <dsp:cNvSpPr/>
      </dsp:nvSpPr>
      <dsp:spPr>
        <a:xfrm rot="3060342">
          <a:off x="1648593" y="1691347"/>
          <a:ext cx="1069630" cy="22763"/>
        </a:xfrm>
        <a:custGeom>
          <a:avLst/>
          <a:gdLst/>
          <a:ahLst/>
          <a:cxnLst/>
          <a:rect l="0" t="0" r="0" b="0"/>
          <a:pathLst>
            <a:path>
              <a:moveTo>
                <a:pt x="0" y="11381"/>
              </a:moveTo>
              <a:lnTo>
                <a:pt x="1069630"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6668" y="1675988"/>
        <a:ext cx="53481" cy="53481"/>
      </dsp:txXfrm>
    </dsp:sp>
    <dsp:sp modelId="{7CCB9C46-7AE4-4B9E-8369-BED5980A611E}">
      <dsp:nvSpPr>
        <dsp:cNvPr id="0" name=""/>
        <dsp:cNvSpPr/>
      </dsp:nvSpPr>
      <dsp:spPr>
        <a:xfrm>
          <a:off x="2519937" y="1975328"/>
          <a:ext cx="572254" cy="28612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Fecha n</a:t>
          </a:r>
        </a:p>
      </dsp:txBody>
      <dsp:txXfrm>
        <a:off x="2528317" y="1983708"/>
        <a:ext cx="555494" cy="26936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404EA9-46A2-480E-BB36-8249E18BF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21345</Words>
  <Characters>117399</Characters>
  <Application>Microsoft Office Word</Application>
  <DocSecurity>0</DocSecurity>
  <Lines>978</Lines>
  <Paragraphs>276</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138468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Jesus Hernando Paz Bolaños</dc:creator>
  <cp:lastModifiedBy>Jesus Hernando Paz Bolaños</cp:lastModifiedBy>
  <cp:revision>2</cp:revision>
  <dcterms:created xsi:type="dcterms:W3CDTF">2019-12-11T21:17:00Z</dcterms:created>
  <dcterms:modified xsi:type="dcterms:W3CDTF">2019-12-11T21:17:00Z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b6ec6fa1-cd10-3439-b496-759c056d615c</vt:lpwstr>
  </property>
</Properties>
</file>